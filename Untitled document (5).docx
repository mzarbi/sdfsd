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dninauaaw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NID — Next-Generation Information Domain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u2a9j07m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 – Introduction &amp;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jy4mn6w2t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technical architecture, functional scope, and compliance design of </w:t>
      </w:r>
      <w:r w:rsidDel="00000000" w:rsidR="00000000" w:rsidRPr="00000000">
        <w:rPr>
          <w:b w:val="1"/>
          <w:bCs w:val="1"/>
          <w:rtl w:val="0"/>
        </w:rPr>
        <w:t xml:space="preserve">NID (Next-Generation Information Domain)</w:t>
      </w:r>
      <w:r w:rsidDel="00000000" w:rsidR="00000000" w:rsidRPr="00000000">
        <w:rPr>
          <w:rtl w:val="0"/>
        </w:rPr>
        <w:t xml:space="preserve">, the enterprise archival, governance, and information lifecycle platform designed to replace legacy solutions such as InfoArchive.</w:t>
        <w:br w:type="textWrapping"/>
        <w:t xml:space="preserve"> It provides a comprehensive technical specification intended for: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architects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compliance officers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teams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and SRE teams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support and audit functions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describe </w:t>
      </w:r>
      <w:r w:rsidDel="00000000" w:rsidR="00000000" w:rsidRPr="00000000">
        <w:rPr>
          <w:b w:val="1"/>
          <w:bCs w:val="1"/>
          <w:rtl w:val="0"/>
        </w:rPr>
        <w:t xml:space="preserve">what NID is, why it exists, and how it delivers a compliant, resilient, and high-performance archival solution</w:t>
      </w:r>
      <w:r w:rsidDel="00000000" w:rsidR="00000000" w:rsidRPr="00000000">
        <w:rPr>
          <w:rtl w:val="0"/>
        </w:rPr>
        <w:t xml:space="preserve"> for regulated environments.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6dzlg45xb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NID?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NID (Next-Generation Information Domain)</w:t>
      </w:r>
      <w:r w:rsidDel="00000000" w:rsidR="00000000" w:rsidRPr="00000000">
        <w:rPr>
          <w:rtl w:val="0"/>
        </w:rPr>
        <w:t xml:space="preserve"> is a unified, cloud-enabled archival system that securely ingests, stores, indexes, governs, and preserves large-scale structured data using immutable storage, cryptographic integrity verification, tenant isolation, and fine-grained access control.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is designed to support long-term preservation and compliant lifecycle management for critical business data originating from:</w:t>
      </w:r>
    </w:p>
    <w:p w:rsidR="00000000" w:rsidDel="00000000" w:rsidP="00000000" w:rsidRDefault="00000000" w:rsidRPr="00000000" w14:paraId="0000000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1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Filesystems/NAS</w:t>
      </w:r>
    </w:p>
    <w:p w:rsidR="00000000" w:rsidDel="00000000" w:rsidP="00000000" w:rsidRDefault="00000000" w:rsidRPr="00000000" w14:paraId="0000001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object storage (S3)</w:t>
      </w:r>
    </w:p>
    <w:p w:rsidR="00000000" w:rsidDel="00000000" w:rsidP="00000000" w:rsidRDefault="00000000" w:rsidRPr="00000000" w14:paraId="0000001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extracts</w:t>
      </w:r>
    </w:p>
    <w:p w:rsidR="00000000" w:rsidDel="00000000" w:rsidP="00000000" w:rsidRDefault="00000000" w:rsidRPr="00000000" w14:paraId="0000001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pipelines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introduces a modern, modular architecture built around:</w:t>
      </w:r>
    </w:p>
    <w:p w:rsidR="00000000" w:rsidDel="00000000" w:rsidP="00000000" w:rsidRDefault="00000000" w:rsidRPr="00000000" w14:paraId="0000001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YDFZ files</w:t>
      </w:r>
      <w:r w:rsidDel="00000000" w:rsidR="00000000" w:rsidRPr="00000000">
        <w:rPr>
          <w:rtl w:val="0"/>
        </w:rPr>
        <w:t xml:space="preserve"> (extensible, random-access, filter-enabled binary format)</w:t>
      </w:r>
    </w:p>
    <w:p w:rsidR="00000000" w:rsidDel="00000000" w:rsidP="00000000" w:rsidRDefault="00000000" w:rsidRPr="00000000" w14:paraId="0000001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Pyro5 filter index</w:t>
      </w:r>
      <w:r w:rsidDel="00000000" w:rsidR="00000000" w:rsidRPr="00000000">
        <w:rPr>
          <w:rtl w:val="0"/>
        </w:rPr>
        <w:t xml:space="preserve"> for ultra-fast predicate pushdown</w:t>
      </w:r>
    </w:p>
    <w:p w:rsidR="00000000" w:rsidDel="00000000" w:rsidP="00000000" w:rsidRDefault="00000000" w:rsidRPr="00000000" w14:paraId="0000001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Multi-tiered metadata governance</w:t>
      </w:r>
    </w:p>
    <w:p w:rsidR="00000000" w:rsidDel="00000000" w:rsidP="00000000" w:rsidRDefault="00000000" w:rsidRPr="00000000" w14:paraId="0000001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Tenant-aware audit and access control</w:t>
      </w:r>
    </w:p>
    <w:p w:rsidR="00000000" w:rsidDel="00000000" w:rsidP="00000000" w:rsidRDefault="00000000" w:rsidRPr="00000000" w14:paraId="0000001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&amp; purge workflows with legal validity</w:t>
      </w:r>
    </w:p>
    <w:p w:rsidR="00000000" w:rsidDel="00000000" w:rsidP="00000000" w:rsidRDefault="00000000" w:rsidRPr="00000000" w14:paraId="0000001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encryption and masking</w:t>
      </w:r>
    </w:p>
    <w:p w:rsidR="00000000" w:rsidDel="00000000" w:rsidP="00000000" w:rsidRDefault="00000000" w:rsidRPr="00000000" w14:paraId="0000001B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&amp; failover built-in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next generation of enterprise archiving: </w:t>
      </w:r>
      <w:r w:rsidDel="00000000" w:rsidR="00000000" w:rsidRPr="00000000">
        <w:rPr>
          <w:b w:val="1"/>
          <w:bCs w:val="1"/>
          <w:rtl w:val="0"/>
        </w:rPr>
        <w:t xml:space="preserve">immutable, compliant, scalable, and transparent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2q1iy984i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Vision &amp; Core Principles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is designed around ten foundational principles: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poyqx7usn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Immutability &amp; Integrity First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archived data must be verifiably immutable using cryptographic proofs, WORM policies, and reproducible manifests.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rzyef1ubd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Complete Lifecycle Governance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dataset follows a controlled lifecycle: ingestion → validation → governance → active → expiring → expired → purge.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50q7jrz3r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Regulatory Compliance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Retention, legal hold, disposition, auditability, and metadata control conform to internal and external regulatory requirements.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qkv8w2yc4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High-Performance Searchability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combines </w:t>
      </w:r>
      <w:r w:rsidDel="00000000" w:rsidR="00000000" w:rsidRPr="00000000">
        <w:rPr>
          <w:b w:val="1"/>
          <w:bCs w:val="1"/>
          <w:rtl w:val="0"/>
        </w:rPr>
        <w:t xml:space="preserve">global filters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predicate pushdown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binary segmented storage</w:t>
      </w:r>
      <w:r w:rsidDel="00000000" w:rsidR="00000000" w:rsidRPr="00000000">
        <w:rPr>
          <w:rtl w:val="0"/>
        </w:rPr>
        <w:t xml:space="preserve"> to return results quickly even for billion-row datasets.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ikb7h60j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Tenant Isolation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separation ensures that business units or legal entities cannot see each other’s data, logs, or governance metadata.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9lr2oad9p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End-to-End Security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Encryption, masking, RBAC, WAF, rate limiting, secure logging, and token management are enforced across the stack.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xqwzs65lt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Resilience &amp; Recoverability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can survive full region outages and rebuild itself from raw S3 copies using manifest regeneration and Pyro5 rehydration.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3g7sfjqc0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Metadata as a First-Class Citizen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Business, technical, lifecycle, and governance metadata are always structured, queryable, and immutable once finalized.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o5e8c6bw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Multi-Source Ingestion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supports ingestion from databases, filesystems, and S3, automatically transforming data into standardized archival format (YDFZ).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ifqqcyxp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Extensibility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 by design, allowing future extensions such as data lineage, validation rules, workflow engines, and integration with external systems.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qjf7yymt2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High-Level Architecture Overview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is composed of multiple coordinated layers: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Layer</w:t>
        <w:br w:type="textWrapping"/>
      </w:r>
      <w:r w:rsidDel="00000000" w:rsidR="00000000" w:rsidRPr="00000000">
        <w:rPr>
          <w:rtl w:val="0"/>
        </w:rPr>
        <w:t xml:space="preserve"> Converts raw source data into YDFZ format with metadata, filters, integrity hashes, and manifests.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Layer</w:t>
        <w:br w:type="textWrapping"/>
      </w:r>
      <w:r w:rsidDel="00000000" w:rsidR="00000000" w:rsidRPr="00000000">
        <w:rPr>
          <w:rtl w:val="0"/>
        </w:rPr>
        <w:t xml:space="preserve"> S3 + NAS hybrid storage with immutability, encryption, and versioning.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Layer</w:t>
        <w:br w:type="textWrapping"/>
      </w:r>
      <w:r w:rsidDel="00000000" w:rsidR="00000000" w:rsidRPr="00000000">
        <w:rPr>
          <w:rtl w:val="0"/>
        </w:rPr>
        <w:t xml:space="preserve"> Pyro5 global filter service holding all dataset-level bloom filters and min/max indices.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Layer</w:t>
        <w:br w:type="textWrapping"/>
      </w:r>
      <w:r w:rsidDel="00000000" w:rsidR="00000000" w:rsidRPr="00000000">
        <w:rPr>
          <w:rtl w:val="0"/>
        </w:rPr>
        <w:t xml:space="preserve"> Owner attribution, dataset classification, business metadata, glossary linkage, lifecycle state, and audit correlations.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&amp; Lifecycle Layer</w:t>
        <w:br w:type="textWrapping"/>
      </w:r>
      <w:r w:rsidDel="00000000" w:rsidR="00000000" w:rsidRPr="00000000">
        <w:rPr>
          <w:rtl w:val="0"/>
        </w:rPr>
        <w:t xml:space="preserve"> Retention rules, legal hold, purge workflows, audit logging, and immutability enforcement.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Layer</w:t>
        <w:br w:type="textWrapping"/>
      </w:r>
      <w:r w:rsidDel="00000000" w:rsidR="00000000" w:rsidRPr="00000000">
        <w:rPr>
          <w:rtl w:val="0"/>
        </w:rPr>
        <w:t xml:space="preserve"> RBAC, masking, encryption, secure logging, WAF rules, rate limiting, token security, and threat detection.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Monitoring Layer</w:t>
        <w:br w:type="textWrapping"/>
      </w:r>
      <w:r w:rsidDel="00000000" w:rsidR="00000000" w:rsidRPr="00000000">
        <w:rPr>
          <w:rtl w:val="0"/>
        </w:rPr>
        <w:t xml:space="preserve"> KPIs, dashboards, system health, slow queries, filter efficiency, security events, and governance completeness metrics.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Layer</w:t>
        <w:br w:type="textWrapping"/>
      </w:r>
      <w:r w:rsidDel="00000000" w:rsidR="00000000" w:rsidRPr="00000000">
        <w:rPr>
          <w:rtl w:val="0"/>
        </w:rPr>
        <w:t xml:space="preserve"> Multi-region S3 replication, metadata rebuild tools, Pyro5 rehydration, and full DR simulation capability.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is independently testable and replaceable, enabling long-term maintainability.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r4wmj5gl4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NID Exists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was created in response to several limitations found in traditional archiving systems:</w:t>
      </w:r>
    </w:p>
    <w:p w:rsidR="00000000" w:rsidDel="00000000" w:rsidP="00000000" w:rsidRDefault="00000000" w:rsidRPr="00000000" w14:paraId="0000004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immutability guarantees</w:t>
      </w:r>
    </w:p>
    <w:p w:rsidR="00000000" w:rsidDel="00000000" w:rsidP="00000000" w:rsidRDefault="00000000" w:rsidRPr="00000000" w14:paraId="0000004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metadata governance</w:t>
      </w:r>
    </w:p>
    <w:p w:rsidR="00000000" w:rsidDel="00000000" w:rsidP="00000000" w:rsidRDefault="00000000" w:rsidRPr="00000000" w14:paraId="0000004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filter pruning or fast search</w:t>
      </w:r>
    </w:p>
    <w:p w:rsidR="00000000" w:rsidDel="00000000" w:rsidP="00000000" w:rsidRDefault="00000000" w:rsidRPr="00000000" w14:paraId="0000004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or centralized audit capabilities</w:t>
      </w:r>
    </w:p>
    <w:p w:rsidR="00000000" w:rsidDel="00000000" w:rsidP="00000000" w:rsidRDefault="00000000" w:rsidRPr="00000000" w14:paraId="000000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disaster recovery tooling</w:t>
      </w:r>
    </w:p>
    <w:p w:rsidR="00000000" w:rsidDel="00000000" w:rsidP="00000000" w:rsidRDefault="00000000" w:rsidRPr="00000000" w14:paraId="0000004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handling of multi-tenant environments</w:t>
      </w:r>
    </w:p>
    <w:p w:rsidR="00000000" w:rsidDel="00000000" w:rsidP="00000000" w:rsidRDefault="00000000" w:rsidRPr="00000000" w14:paraId="0000004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or rigid retention/purge workflows</w:t>
      </w:r>
    </w:p>
    <w:p w:rsidR="00000000" w:rsidDel="00000000" w:rsidP="00000000" w:rsidRDefault="00000000" w:rsidRPr="00000000" w14:paraId="0000004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transparency and hard-to-extend architecture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addresses these gaps with:</w:t>
      </w:r>
    </w:p>
    <w:p w:rsidR="00000000" w:rsidDel="00000000" w:rsidP="00000000" w:rsidRDefault="00000000" w:rsidRPr="00000000" w14:paraId="0000004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cryptographic assurance</w:t>
      </w:r>
    </w:p>
    <w:p w:rsidR="00000000" w:rsidDel="00000000" w:rsidP="00000000" w:rsidRDefault="00000000" w:rsidRPr="00000000" w14:paraId="0000004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lifecycle metadata</w:t>
      </w:r>
    </w:p>
    <w:p w:rsidR="00000000" w:rsidDel="00000000" w:rsidP="00000000" w:rsidRDefault="00000000" w:rsidRPr="00000000" w14:paraId="0000004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isolation</w:t>
      </w:r>
    </w:p>
    <w:p w:rsidR="00000000" w:rsidDel="00000000" w:rsidP="00000000" w:rsidRDefault="00000000" w:rsidRPr="00000000" w14:paraId="0000004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access control and masking</w:t>
      </w:r>
    </w:p>
    <w:p w:rsidR="00000000" w:rsidDel="00000000" w:rsidP="00000000" w:rsidRDefault="00000000" w:rsidRPr="00000000" w14:paraId="0000004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query engine</w:t>
      </w:r>
    </w:p>
    <w:p w:rsidR="00000000" w:rsidDel="00000000" w:rsidP="00000000" w:rsidRDefault="00000000" w:rsidRPr="00000000" w14:paraId="0000004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 architecture using Pyro5</w:t>
      </w:r>
    </w:p>
    <w:p w:rsidR="00000000" w:rsidDel="00000000" w:rsidP="00000000" w:rsidRDefault="00000000" w:rsidRPr="00000000" w14:paraId="0000004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 governance model</w:t>
      </w:r>
    </w:p>
    <w:p w:rsidR="00000000" w:rsidDel="00000000" w:rsidP="00000000" w:rsidRDefault="00000000" w:rsidRPr="00000000" w14:paraId="0000005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monitoring and reporting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9np2ntsfg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About This Document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pages provide </w:t>
      </w:r>
      <w:r w:rsidDel="00000000" w:rsidR="00000000" w:rsidRPr="00000000">
        <w:rPr>
          <w:b w:val="1"/>
          <w:bCs w:val="1"/>
          <w:rtl w:val="0"/>
        </w:rPr>
        <w:t xml:space="preserve">detailed specifications</w:t>
      </w:r>
      <w:r w:rsidDel="00000000" w:rsidR="00000000" w:rsidRPr="00000000">
        <w:rPr>
          <w:rtl w:val="0"/>
        </w:rPr>
        <w:t xml:space="preserve"> for each key capability of NID, structured into 14 major functional areas and 1 reporting/monitoring section:</w:t>
      </w:r>
    </w:p>
    <w:p w:rsidR="00000000" w:rsidDel="00000000" w:rsidP="00000000" w:rsidRDefault="00000000" w:rsidRPr="00000000" w14:paraId="0000005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Compliant Mass Archiving</w:t>
      </w:r>
    </w:p>
    <w:p w:rsidR="00000000" w:rsidDel="00000000" w:rsidP="00000000" w:rsidRDefault="00000000" w:rsidRPr="00000000" w14:paraId="0000005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Immutability</w:t>
      </w:r>
    </w:p>
    <w:p w:rsidR="00000000" w:rsidDel="00000000" w:rsidP="00000000" w:rsidRDefault="00000000" w:rsidRPr="00000000" w14:paraId="0000005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5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Purging Lifecycle</w:t>
      </w:r>
    </w:p>
    <w:p w:rsidR="00000000" w:rsidDel="00000000" w:rsidP="00000000" w:rsidRDefault="00000000" w:rsidRPr="00000000" w14:paraId="000000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5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/ RBAC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Disaster Recovery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Governance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Disaster Recovery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Audit Separation</w:t>
      </w:r>
    </w:p>
    <w:p w:rsidR="00000000" w:rsidDel="00000000" w:rsidP="00000000" w:rsidRDefault="00000000" w:rsidRPr="00000000" w14:paraId="0000006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Monitoring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includes:</w:t>
      </w:r>
    </w:p>
    <w:p w:rsidR="00000000" w:rsidDel="00000000" w:rsidP="00000000" w:rsidRDefault="00000000" w:rsidRPr="00000000" w14:paraId="0000006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6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design</w:t>
      </w:r>
    </w:p>
    <w:p w:rsidR="00000000" w:rsidDel="00000000" w:rsidP="00000000" w:rsidRDefault="00000000" w:rsidRPr="00000000" w14:paraId="0000006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6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6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aspects</w:t>
      </w:r>
    </w:p>
    <w:p w:rsidR="00000000" w:rsidDel="00000000" w:rsidP="00000000" w:rsidRDefault="00000000" w:rsidRPr="00000000" w14:paraId="0000006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06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6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considerations</w:t>
      </w:r>
    </w:p>
    <w:p w:rsidR="00000000" w:rsidDel="00000000" w:rsidP="00000000" w:rsidRDefault="00000000" w:rsidRPr="00000000" w14:paraId="0000006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specifications form the </w:t>
      </w:r>
      <w:r w:rsidDel="00000000" w:rsidR="00000000" w:rsidRPr="00000000">
        <w:rPr>
          <w:b w:val="1"/>
          <w:bCs w:val="1"/>
          <w:rtl w:val="0"/>
        </w:rPr>
        <w:t xml:space="preserve">complete design blueprint</w:t>
      </w:r>
      <w:r w:rsidDel="00000000" w:rsidR="00000000" w:rsidRPr="00000000">
        <w:rPr>
          <w:rtl w:val="0"/>
        </w:rPr>
        <w:t xml:space="preserve"> for NID.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lmrlpbptr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Intended Audience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for: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architects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teams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developers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 teams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compliance teams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functions</w:t>
      </w:r>
    </w:p>
    <w:p w:rsidR="00000000" w:rsidDel="00000000" w:rsidP="00000000" w:rsidRDefault="00000000" w:rsidRPr="00000000" w14:paraId="000000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operations / SRE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assumes familiarity with:</w:t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storage (S3)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Python/Flask ecosystems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regulations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IAM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f50myuws9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 of Features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hlzocvq66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NID (Next-Generation Information Domain)</w:t>
      </w:r>
      <w:r w:rsidDel="00000000" w:rsidR="00000000" w:rsidRPr="00000000">
        <w:rPr>
          <w:rtl w:val="0"/>
        </w:rPr>
        <w:t xml:space="preserve"> is a complete, end-to-end archival, governance, and compliance platform designed to securely ingest, store, preserve, query, and manage regulated datasets across their entire lifecycle.</w:t>
        <w:br w:type="textWrapping"/>
        <w:t xml:space="preserve"> It combines immutable storage, rich metadata governance, intelligent indexing, tenant isolation, and enterprise security into a unified architecture intended to replace legacy archiving tools such as InfoArchive.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delivers:</w:t>
      </w:r>
    </w:p>
    <w:p w:rsidR="00000000" w:rsidDel="00000000" w:rsidP="00000000" w:rsidRDefault="00000000" w:rsidRPr="00000000" w14:paraId="0000008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by design</w:t>
      </w:r>
    </w:p>
    <w:p w:rsidR="00000000" w:rsidDel="00000000" w:rsidP="00000000" w:rsidRDefault="00000000" w:rsidRPr="00000000" w14:paraId="0000008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performance at scale</w:t>
      </w:r>
    </w:p>
    <w:p w:rsidR="00000000" w:rsidDel="00000000" w:rsidP="00000000" w:rsidRDefault="00000000" w:rsidRPr="00000000" w14:paraId="000000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Cloud-native resilience</w:t>
      </w:r>
    </w:p>
    <w:p w:rsidR="00000000" w:rsidDel="00000000" w:rsidP="00000000" w:rsidRDefault="00000000" w:rsidRPr="00000000" w14:paraId="0000008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security and governance foundations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imc0ys4ma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Capabilities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includes 14 major functional domains and 1 analytics/monitoring layer.</w:t>
        <w:br w:type="textWrapping"/>
        <w:t xml:space="preserve"> Together, these form a </w:t>
      </w:r>
      <w:r w:rsidDel="00000000" w:rsidR="00000000" w:rsidRPr="00000000">
        <w:rPr>
          <w:b w:val="1"/>
          <w:bCs w:val="1"/>
          <w:rtl w:val="0"/>
        </w:rPr>
        <w:t xml:space="preserve">complete archival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uraxl6aja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Compliant Mass Archiving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Multi-source ingestion (SQL, NAS, S3)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format conversion to YDFZ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validation and normalization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Regulatory-ready archival pipeline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alignment (ISO 14641, OAIS, ETSI)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si0r4z7b5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True Immutability</w:t>
      </w:r>
    </w:p>
    <w:p w:rsidR="00000000" w:rsidDel="00000000" w:rsidP="00000000" w:rsidRDefault="00000000" w:rsidRPr="00000000" w14:paraId="0000009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S3 Object Lock (Governance or Compliance mode)</w:t>
      </w:r>
    </w:p>
    <w:p w:rsidR="00000000" w:rsidDel="00000000" w:rsidP="00000000" w:rsidRDefault="00000000" w:rsidRPr="00000000" w14:paraId="0000009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YDFZ append-proof design</w:t>
      </w:r>
    </w:p>
    <w:p w:rsidR="00000000" w:rsidDel="00000000" w:rsidP="00000000" w:rsidRDefault="00000000" w:rsidRPr="00000000" w14:paraId="0000009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metadata and manifests</w:t>
      </w:r>
    </w:p>
    <w:p w:rsidR="00000000" w:rsidDel="00000000" w:rsidP="00000000" w:rsidRDefault="00000000" w:rsidRPr="00000000" w14:paraId="0000009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Overwrite/delete prevention</w:t>
      </w:r>
    </w:p>
    <w:p w:rsidR="00000000" w:rsidDel="00000000" w:rsidP="00000000" w:rsidRDefault="00000000" w:rsidRPr="00000000" w14:paraId="0000009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Retention-bound write controls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cnhh2n1t3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Cryptographic Data Integrity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Section-level hashes</w:t>
      </w:r>
    </w:p>
    <w:p w:rsidR="00000000" w:rsidDel="00000000" w:rsidP="00000000" w:rsidRDefault="00000000" w:rsidRPr="00000000" w14:paraId="000000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File-level manifest signatures</w:t>
      </w:r>
    </w:p>
    <w:p w:rsidR="00000000" w:rsidDel="00000000" w:rsidP="00000000" w:rsidRDefault="00000000" w:rsidRPr="00000000" w14:paraId="000000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digital signatures (PGP/X.509)</w:t>
      </w:r>
    </w:p>
    <w:p w:rsidR="00000000" w:rsidDel="00000000" w:rsidP="00000000" w:rsidRDefault="00000000" w:rsidRPr="00000000" w14:paraId="000000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integrity verification jobs</w:t>
      </w:r>
    </w:p>
    <w:p w:rsidR="00000000" w:rsidDel="00000000" w:rsidP="00000000" w:rsidRDefault="00000000" w:rsidRPr="00000000" w14:paraId="0000009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reports for integrity scoring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35tm3yp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Full-Stack Audit Trail</w:t>
      </w:r>
    </w:p>
    <w:p w:rsidR="00000000" w:rsidDel="00000000" w:rsidP="00000000" w:rsidRDefault="00000000" w:rsidRPr="00000000" w14:paraId="0000009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Structured, queryable audit logs</w:t>
      </w:r>
    </w:p>
    <w:p w:rsidR="00000000" w:rsidDel="00000000" w:rsidP="00000000" w:rsidRDefault="00000000" w:rsidRPr="00000000" w14:paraId="0000009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audit, search audit, purge audit</w:t>
      </w:r>
    </w:p>
    <w:p w:rsidR="00000000" w:rsidDel="00000000" w:rsidP="00000000" w:rsidRDefault="00000000" w:rsidRPr="00000000" w14:paraId="0000009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actions, lifecycle events, DR events</w:t>
      </w:r>
    </w:p>
    <w:p w:rsidR="00000000" w:rsidDel="00000000" w:rsidP="00000000" w:rsidRDefault="00000000" w:rsidRPr="00000000" w14:paraId="0000009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Tenant-level audit isolation</w:t>
      </w:r>
    </w:p>
    <w:p w:rsidR="00000000" w:rsidDel="00000000" w:rsidP="00000000" w:rsidRDefault="00000000" w:rsidRPr="00000000" w14:paraId="000000A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S3 WORM for legal durability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ozfn7bhld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Retention Policies &amp; Legal Hold</w:t>
      </w:r>
    </w:p>
    <w:p w:rsidR="00000000" w:rsidDel="00000000" w:rsidP="00000000" w:rsidRDefault="00000000" w:rsidRPr="00000000" w14:paraId="000000A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policy registry</w:t>
      </w:r>
    </w:p>
    <w:p w:rsidR="00000000" w:rsidDel="00000000" w:rsidP="00000000" w:rsidRDefault="00000000" w:rsidRPr="00000000" w14:paraId="000000A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Dataset-to-policy linking</w:t>
      </w:r>
    </w:p>
    <w:p w:rsidR="00000000" w:rsidDel="00000000" w:rsidP="00000000" w:rsidRDefault="00000000" w:rsidRPr="00000000" w14:paraId="000000A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Auto-expiry detection</w:t>
      </w:r>
    </w:p>
    <w:p w:rsidR="00000000" w:rsidDel="00000000" w:rsidP="00000000" w:rsidRDefault="00000000" w:rsidRPr="00000000" w14:paraId="000000A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hold overrides</w:t>
      </w:r>
    </w:p>
    <w:p w:rsidR="00000000" w:rsidDel="00000000" w:rsidP="00000000" w:rsidRDefault="00000000" w:rsidRPr="00000000" w14:paraId="000000A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UI to manage retention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pptya70um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Controlled Purging Lifecycle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purge workflows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approval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Audit-logged disposition actions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Purge tombstones and metadata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Tenant-aware purge queues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khyixa021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Encryption Framework</w:t>
      </w:r>
    </w:p>
    <w:p w:rsidR="00000000" w:rsidDel="00000000" w:rsidP="00000000" w:rsidRDefault="00000000" w:rsidRPr="00000000" w14:paraId="000000A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Column-level encryption in YDFZ</w:t>
      </w:r>
    </w:p>
    <w:p w:rsidR="00000000" w:rsidDel="00000000" w:rsidP="00000000" w:rsidRDefault="00000000" w:rsidRPr="00000000" w14:paraId="000000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encryption</w:t>
      </w:r>
    </w:p>
    <w:p w:rsidR="00000000" w:rsidDel="00000000" w:rsidP="00000000" w:rsidRDefault="00000000" w:rsidRPr="00000000" w14:paraId="000000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encryption (KMS-backed)</w:t>
      </w:r>
    </w:p>
    <w:p w:rsidR="00000000" w:rsidDel="00000000" w:rsidP="00000000" w:rsidRDefault="00000000" w:rsidRPr="00000000" w14:paraId="000000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DEK/KEK rotation strategies</w:t>
      </w:r>
    </w:p>
    <w:p w:rsidR="00000000" w:rsidDel="00000000" w:rsidP="00000000" w:rsidRDefault="00000000" w:rsidRPr="00000000" w14:paraId="000000B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crypto design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fea5lpw1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Data Masking &amp; Obfuscation</w:t>
      </w:r>
    </w:p>
    <w:p w:rsidR="00000000" w:rsidDel="00000000" w:rsidP="00000000" w:rsidRDefault="00000000" w:rsidRPr="00000000" w14:paraId="000000B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for masking rules</w:t>
      </w:r>
    </w:p>
    <w:p w:rsidR="00000000" w:rsidDel="00000000" w:rsidP="00000000" w:rsidRDefault="00000000" w:rsidRPr="00000000" w14:paraId="000000B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Full/partial/tokenized masking modes</w:t>
      </w:r>
    </w:p>
    <w:p w:rsidR="00000000" w:rsidDel="00000000" w:rsidP="00000000" w:rsidRDefault="00000000" w:rsidRPr="00000000" w14:paraId="000000B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Column-level sensitivity registry</w:t>
      </w:r>
    </w:p>
    <w:p w:rsidR="00000000" w:rsidDel="00000000" w:rsidP="00000000" w:rsidRDefault="00000000" w:rsidRPr="00000000" w14:paraId="000000B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masked vs raw views</w:t>
      </w:r>
    </w:p>
    <w:p w:rsidR="00000000" w:rsidDel="00000000" w:rsidP="00000000" w:rsidRDefault="00000000" w:rsidRPr="00000000" w14:paraId="000000B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masking enforcement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ytglriinc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Access Control &amp; RBAC</w:t>
      </w:r>
    </w:p>
    <w:p w:rsidR="00000000" w:rsidDel="00000000" w:rsidP="00000000" w:rsidRDefault="00000000" w:rsidRPr="00000000" w14:paraId="000000B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hierarchy with tenant dimension</w:t>
      </w:r>
    </w:p>
    <w:p w:rsidR="00000000" w:rsidDel="00000000" w:rsidP="00000000" w:rsidRDefault="00000000" w:rsidRPr="00000000" w14:paraId="000000B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Column-level permissions</w:t>
      </w:r>
    </w:p>
    <w:p w:rsidR="00000000" w:rsidDel="00000000" w:rsidP="00000000" w:rsidRDefault="00000000" w:rsidRPr="00000000" w14:paraId="000000B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token validation</w:t>
      </w:r>
    </w:p>
    <w:p w:rsidR="00000000" w:rsidDel="00000000" w:rsidP="00000000" w:rsidRDefault="00000000" w:rsidRPr="00000000" w14:paraId="000000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integration</w:t>
      </w:r>
    </w:p>
    <w:p w:rsidR="00000000" w:rsidDel="00000000" w:rsidP="00000000" w:rsidRDefault="00000000" w:rsidRPr="00000000" w14:paraId="000000B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Endpoint-by-endpoint access rules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597pf9jpr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Backup &amp; Disaster Recovery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DB snapshot strategy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cross-region replication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Pyro5 filters snapshotting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and manifest redundancy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Rebuild-from-S3 capability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78h7w5u7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Metadata Governance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ownership and stewardship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classification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metadata attributes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Glossary linkage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completeness reporting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06p8kvldk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2.12 Lifecycle Management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States: Ingested → Validated → Active → Expiring → Expired → Purged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rules and constraints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events and notifications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expiration and purge triggers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1326w5do1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2.13 Advanced Disaster Recovery</w:t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architecture (warm DR)</w:t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regeneration tools</w:t>
      </w:r>
    </w:p>
    <w:p w:rsidR="00000000" w:rsidDel="00000000" w:rsidP="00000000" w:rsidRDefault="00000000" w:rsidRPr="00000000" w14:paraId="000000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Pyro5 rehydration from raw YDFZ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registry rebuild capability</w:t>
      </w:r>
    </w:p>
    <w:p w:rsidR="00000000" w:rsidDel="00000000" w:rsidP="00000000" w:rsidRDefault="00000000" w:rsidRPr="00000000" w14:paraId="000000D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DR simulation workflow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vpqflli38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2.14 Multi-Tenant Isolation</w:t>
      </w:r>
    </w:p>
    <w:p w:rsidR="00000000" w:rsidDel="00000000" w:rsidP="00000000" w:rsidRDefault="00000000" w:rsidRPr="00000000" w14:paraId="000000D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Tenant-based dataset partitioning</w:t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Tenant-bound RBAC</w:t>
      </w:r>
    </w:p>
    <w:p w:rsidR="00000000" w:rsidDel="00000000" w:rsidP="00000000" w:rsidRDefault="00000000" w:rsidRPr="00000000" w14:paraId="000000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Per-tenant governance, retention, purge, and audit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Pyro5 isolation per tenant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prefix-level segregation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cquum0m5j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2.15 Reporting &amp; Monitoring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dashboards (ingestion, retention, governance, security)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 &amp; performance metrics</w:t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latency analysis &amp; filter efficiency</w:t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completeness scoring</w:t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alerts tracking</w:t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CSV/PDF for audits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j3rxd8vvd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Architectural Advantages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9elvrzi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Performance &amp; Scalability</w:t>
      </w:r>
    </w:p>
    <w:p w:rsidR="00000000" w:rsidDel="00000000" w:rsidP="00000000" w:rsidRDefault="00000000" w:rsidRPr="00000000" w14:paraId="000000E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predicate pushdown</w:t>
      </w:r>
    </w:p>
    <w:p w:rsidR="00000000" w:rsidDel="00000000" w:rsidP="00000000" w:rsidRDefault="00000000" w:rsidRPr="00000000" w14:paraId="000000E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YDFZ random-access file format</w:t>
      </w:r>
    </w:p>
    <w:p w:rsidR="00000000" w:rsidDel="00000000" w:rsidP="00000000" w:rsidRDefault="00000000" w:rsidRPr="00000000" w14:paraId="000000E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global filter index</w:t>
      </w:r>
    </w:p>
    <w:p w:rsidR="00000000" w:rsidDel="00000000" w:rsidP="00000000" w:rsidRDefault="00000000" w:rsidRPr="00000000" w14:paraId="000000E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dataset support without degradation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v4qe3xate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Robust Compliance</w:t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write policies</w:t>
      </w:r>
    </w:p>
    <w:p w:rsidR="00000000" w:rsidDel="00000000" w:rsidP="00000000" w:rsidRDefault="00000000" w:rsidRPr="00000000" w14:paraId="000000E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audit events</w:t>
      </w:r>
    </w:p>
    <w:p w:rsidR="00000000" w:rsidDel="00000000" w:rsidP="00000000" w:rsidRDefault="00000000" w:rsidRPr="00000000" w14:paraId="000000E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guarantees</w:t>
      </w:r>
    </w:p>
    <w:p w:rsidR="00000000" w:rsidDel="00000000" w:rsidP="00000000" w:rsidRDefault="00000000" w:rsidRPr="00000000" w14:paraId="000000E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preservation support</w:t>
      </w:r>
    </w:p>
    <w:p w:rsidR="00000000" w:rsidDel="00000000" w:rsidP="00000000" w:rsidRDefault="00000000" w:rsidRPr="00000000" w14:paraId="000000E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lifecycle transparency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lzoyuvt1b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Modularity &amp; Extensibility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Pluggable ingestion pipelines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metadata schema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encryption layers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lifecycle workflows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data lineage &amp; validation engines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1jsdb709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Business Value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assurance</w:t>
      </w:r>
      <w:r w:rsidDel="00000000" w:rsidR="00000000" w:rsidRPr="00000000">
        <w:rPr>
          <w:rtl w:val="0"/>
        </w:rPr>
        <w:t xml:space="preserve"> — Designed to meet modern archiving, audit, and data preservation regulations.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transparency</w:t>
      </w:r>
      <w:r w:rsidDel="00000000" w:rsidR="00000000" w:rsidRPr="00000000">
        <w:rPr>
          <w:rtl w:val="0"/>
        </w:rPr>
        <w:t xml:space="preserve"> — Every action is logged, auditable, and visible.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TCO</w:t>
      </w:r>
      <w:r w:rsidDel="00000000" w:rsidR="00000000" w:rsidRPr="00000000">
        <w:rPr>
          <w:rtl w:val="0"/>
        </w:rPr>
        <w:t xml:space="preserve"> — Uses cloud-native services and internal components instead of proprietary archiving systems.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performance</w:t>
      </w:r>
      <w:r w:rsidDel="00000000" w:rsidR="00000000" w:rsidRPr="00000000">
        <w:rPr>
          <w:rtl w:val="0"/>
        </w:rPr>
        <w:t xml:space="preserve"> — Fast search at scale thanks to global filters and YDFZ segmentation.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Future-proof platform</w:t>
      </w:r>
      <w:r w:rsidDel="00000000" w:rsidR="00000000" w:rsidRPr="00000000">
        <w:rPr>
          <w:rtl w:val="0"/>
        </w:rPr>
        <w:t xml:space="preserve"> — Can integrate with new modules: lineage, workflows, ML-based quality, autonomous metadata tagging.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whvrdpmm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Executive Summary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 is a </w:t>
      </w:r>
      <w:r w:rsidDel="00000000" w:rsidR="00000000" w:rsidRPr="00000000">
        <w:rPr>
          <w:b w:val="1"/>
          <w:bCs w:val="1"/>
          <w:rtl w:val="0"/>
        </w:rPr>
        <w:t xml:space="preserve">strategic archival foundation</w:t>
      </w:r>
      <w:r w:rsidDel="00000000" w:rsidR="00000000" w:rsidRPr="00000000">
        <w:rPr>
          <w:rtl w:val="0"/>
        </w:rPr>
        <w:t xml:space="preserve"> capable of:</w:t>
      </w:r>
    </w:p>
    <w:p w:rsidR="00000000" w:rsidDel="00000000" w:rsidP="00000000" w:rsidRDefault="00000000" w:rsidRPr="00000000" w14:paraId="000000F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long-term retention &amp; legal validity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data integrity &amp; immutability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multi-tenant governance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high-speed search on massive datasets</w:t>
      </w:r>
    </w:p>
    <w:p w:rsidR="00000000" w:rsidDel="00000000" w:rsidP="00000000" w:rsidRDefault="00000000" w:rsidRPr="00000000" w14:paraId="0000010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full lifecycle &amp; compliance transparency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Surviving regional failures with self-healing tools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enterprise-grade security and masking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rich operational reporting and dashboards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5wjpcc3wt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 Diagram &amp; Description</w:t>
      </w:r>
    </w:p>
    <w:p w:rsidR="00000000" w:rsidDel="00000000" w:rsidP="00000000" w:rsidRDefault="00000000" w:rsidRPr="00000000" w14:paraId="00000106">
      <w:pPr>
        <w:rPr>
          <w:ins w:author="m z a" w:id="0" w:date="2025-12-03T12:07:31Z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ins w:author="m z a" w:id="0" w:date="2025-12-03T12:07:3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ins w:author="m z a" w:id="0" w:date="2025-12-03T12:07:31Z"/>
          <w:b w:val="1"/>
          <w:bCs w:val="1"/>
          <w:sz w:val="34"/>
          <w:szCs w:val="34"/>
          <w:rPrChange w:author="m z a" w:id="1" w:date="2025-12-03T12:07:31Z">
            <w:rPr/>
          </w:rPrChange>
        </w:rPr>
      </w:pPr>
      <w:ins w:author="m z a" w:id="0" w:date="2025-12-03T12:07:31Z">
        <w:bookmarkStart w:colFirst="0" w:colLast="0" w:name="_585ht6qedxwu" w:id="44"/>
        <w:bookmarkEnd w:id="44"/>
        <w:r w:rsidDel="00000000" w:rsidR="00000000" w:rsidRPr="00000000">
          <w:rPr>
            <w:b w:val="1"/>
            <w:bCs w:val="1"/>
            <w:sz w:val="34"/>
            <w:szCs w:val="34"/>
            <w:rtl w:val="0"/>
            <w:rPrChange w:author="m z a" w:id="1" w:date="2025-12-03T12:07:31Z">
              <w:rPr/>
            </w:rPrChange>
          </w:rPr>
          <w:t xml:space="preserve">1. Overview</w:t>
        </w:r>
      </w:ins>
    </w:p>
    <w:p w:rsidR="00000000" w:rsidDel="00000000" w:rsidP="00000000" w:rsidRDefault="00000000" w:rsidRPr="00000000" w14:paraId="00000108">
      <w:pPr>
        <w:spacing w:after="240" w:before="240" w:lineRule="auto"/>
        <w:rPr>
          <w:ins w:author="m z a" w:id="0" w:date="2025-12-03T12:07:31Z"/>
          <w:rPrChange w:author="m z a" w:id="1" w:date="2025-12-03T12:07:31Z">
            <w:rPr/>
          </w:rPrChange>
        </w:rPr>
      </w:pPr>
      <w:ins w:author="m z a" w:id="0" w:date="2025-12-03T12:07:31Z">
        <w:r w:rsidDel="00000000" w:rsidR="00000000" w:rsidRPr="00000000">
          <w:rPr>
            <w:rtl w:val="0"/>
            <w:rPrChange w:author="m z a" w:id="1" w:date="2025-12-03T12:07:31Z">
              <w:rPr/>
            </w:rPrChange>
          </w:rPr>
          <w:t xml:space="preserve">The architecture of </w:t>
        </w:r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NID</w:t>
        </w:r>
        <w:r w:rsidDel="00000000" w:rsidR="00000000" w:rsidRPr="00000000">
          <w:rPr>
            <w:rtl w:val="0"/>
            <w:rPrChange w:author="m z a" w:id="1" w:date="2025-12-03T12:07:31Z">
              <w:rPr/>
            </w:rPrChange>
          </w:rPr>
          <w:t xml:space="preserve"> is built on a modular, layered design optimized for:</w:t>
        </w:r>
      </w:ins>
    </w:p>
    <w:p w:rsidR="00000000" w:rsidDel="00000000" w:rsidP="00000000" w:rsidRDefault="00000000" w:rsidRPr="00000000" w14:paraId="00000109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Immutability</w:t>
        </w:r>
      </w:ins>
    </w:p>
    <w:p w:rsidR="00000000" w:rsidDel="00000000" w:rsidP="00000000" w:rsidRDefault="00000000" w:rsidRPr="00000000" w14:paraId="0000010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Integrity</w:t>
        </w:r>
      </w:ins>
    </w:p>
    <w:p w:rsidR="00000000" w:rsidDel="00000000" w:rsidP="00000000" w:rsidRDefault="00000000" w:rsidRPr="00000000" w14:paraId="0000010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Compliance</w:t>
        </w:r>
      </w:ins>
    </w:p>
    <w:p w:rsidR="00000000" w:rsidDel="00000000" w:rsidP="00000000" w:rsidRDefault="00000000" w:rsidRPr="00000000" w14:paraId="0000010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High-performance querying</w:t>
        </w:r>
      </w:ins>
    </w:p>
    <w:p w:rsidR="00000000" w:rsidDel="00000000" w:rsidP="00000000" w:rsidRDefault="00000000" w:rsidRPr="00000000" w14:paraId="000001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Disaster resilience</w:t>
        </w:r>
      </w:ins>
    </w:p>
    <w:p w:rsidR="00000000" w:rsidDel="00000000" w:rsidP="00000000" w:rsidRDefault="00000000" w:rsidRPr="00000000" w14:paraId="0000010E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ins w:author="m z a" w:id="0" w:date="2025-12-03T12:07:31Z"/>
        </w:rPr>
      </w:pPr>
      <w:ins w:author="m z a" w:id="0" w:date="2025-12-03T12:07:31Z"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Tenant isolation</w:t>
          <w:br w:type="textWrapping"/>
        </w:r>
      </w:ins>
    </w:p>
    <w:p w:rsidR="00000000" w:rsidDel="00000000" w:rsidP="00000000" w:rsidRDefault="00000000" w:rsidRPr="00000000" w14:paraId="0000010F">
      <w:pPr>
        <w:spacing w:after="240" w:before="240" w:lineRule="auto"/>
        <w:rPr>
          <w:ins w:author="m z a" w:id="0" w:date="2025-12-03T12:07:31Z"/>
          <w:rPrChange w:author="m z a" w:id="1" w:date="2025-12-03T12:07:31Z">
            <w:rPr/>
          </w:rPrChange>
        </w:rPr>
      </w:pPr>
      <w:ins w:author="m z a" w:id="0" w:date="2025-12-03T12:07:31Z">
        <w:r w:rsidDel="00000000" w:rsidR="00000000" w:rsidRPr="00000000">
          <w:rPr>
            <w:rtl w:val="0"/>
            <w:rPrChange w:author="m z a" w:id="1" w:date="2025-12-03T12:07:31Z">
              <w:rPr/>
            </w:rPrChange>
          </w:rPr>
          <w:t xml:space="preserve">NID integrates ingestion, governance, filtering, storage, lifecycle, and security into a unified platform.</w:t>
          <w:br w:type="textWrapping"/>
          <w:t xml:space="preserve"> This page presents the </w:t>
        </w:r>
        <w:r w:rsidDel="00000000" w:rsidR="00000000" w:rsidRPr="00000000">
          <w:rPr>
            <w:b w:val="1"/>
            <w:bCs w:val="1"/>
            <w:rtl w:val="0"/>
            <w:rPrChange w:author="m z a" w:id="1" w:date="2025-12-03T12:07:31Z">
              <w:rPr/>
            </w:rPrChange>
          </w:rPr>
          <w:t xml:space="preserve">high-level architecture</w:t>
        </w:r>
        <w:r w:rsidDel="00000000" w:rsidR="00000000" w:rsidRPr="00000000">
          <w:rPr>
            <w:rtl w:val="0"/>
            <w:rPrChange w:author="m z a" w:id="1" w:date="2025-12-03T12:07:31Z">
              <w:rPr/>
            </w:rPrChange>
          </w:rPr>
          <w:t xml:space="preserve"> and a clear description of each component.</w:t>
        </w:r>
      </w:ins>
    </w:p>
    <w:p w:rsidR="00000000" w:rsidDel="00000000" w:rsidP="00000000" w:rsidRDefault="00000000" w:rsidRPr="00000000" w14:paraId="00000110">
      <w:pPr>
        <w:spacing w:after="240" w:before="240" w:lineRule="auto"/>
        <w:rPr>
          <w:ins w:author="m z a" w:id="0" w:date="2025-12-03T12:07:31Z"/>
          <w:rPrChange w:author="m z a" w:id="1" w:date="2025-12-03T12:07:31Z">
            <w:rPr/>
          </w:rPrChange>
        </w:rPr>
      </w:pPr>
      <w:ins w:author="m z a" w:id="0" w:date="2025-12-03T12:07:3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ins w:author="m z a" w:id="0" w:date="2025-12-03T12:07:31Z"/>
          <w:b w:val="1"/>
          <w:bCs w:val="1"/>
          <w:sz w:val="34"/>
          <w:szCs w:val="34"/>
          <w:rPrChange w:author="m z a" w:id="1" w:date="2025-12-03T12:07:31Z">
            <w:rPr/>
          </w:rPrChange>
        </w:rPr>
      </w:pPr>
      <w:ins w:author="m z a" w:id="0" w:date="2025-12-03T12:07:31Z">
        <w:bookmarkStart w:colFirst="0" w:colLast="0" w:name="_lcbz8bcbd9vc" w:id="45"/>
        <w:bookmarkEnd w:id="45"/>
        <w:r w:rsidDel="00000000" w:rsidR="00000000" w:rsidRPr="00000000">
          <w:rPr>
            <w:b w:val="1"/>
            <w:bCs w:val="1"/>
            <w:sz w:val="34"/>
            <w:szCs w:val="34"/>
            <w:rtl w:val="0"/>
            <w:rPrChange w:author="m z a" w:id="1" w:date="2025-12-03T12:07:31Z">
              <w:rPr/>
            </w:rPrChange>
          </w:rPr>
          <w:t xml:space="preserve">2. Architecture Diagram</w:t>
        </w:r>
      </w:ins>
    </w:p>
    <w:p w:rsidR="00000000" w:rsidDel="00000000" w:rsidP="00000000" w:rsidRDefault="00000000" w:rsidRPr="00000000" w14:paraId="00000112">
      <w:pPr>
        <w:rPr>
          <w:ins w:author="m z a" w:id="0" w:date="2025-12-03T12:07:31Z"/>
          <w:rPrChange w:author="m z a" w:id="1" w:date="2025-12-03T12:07:31Z">
            <w:rPr/>
          </w:rPrChange>
        </w:rPr>
      </w:pPr>
      <w:ins w:author="m z a" w:id="0" w:date="2025-12-03T12:07:31Z">
        <w:r w:rsidDel="00000000" w:rsidR="00000000" w:rsidRPr="00000000">
          <w:rPr>
            <w:rPrChange w:author="m z a" w:id="1" w:date="2025-12-03T12:07:31Z">
              <w:rPr/>
            </w:rPrChange>
          </w:rPr>
          <w:drawing>
            <wp:inline distB="114300" distT="114300" distL="114300" distR="114300">
              <wp:extent cx="5731200" cy="45085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4508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oqo6j0ibn48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3. Layer-by-Layer Description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Below is a detailed description of each layer shown in the diagram.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9wmqtiyghq5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3.1 User Interface Layer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1h5l4dtm8s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Provide interactive access for administrators, analysts, compliance officers, and auditors.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pv80z2ooi7s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Components: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Search Console: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High-performance dataset search based on predicate pushdown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Admin Console: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Retention, purge, governance, lifecycle</w:t>
      </w:r>
    </w:p>
    <w:p w:rsidR="00000000" w:rsidDel="00000000" w:rsidP="00000000" w:rsidRDefault="00000000" w:rsidRPr="00000000" w14:paraId="000001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Monitoring Dashboard: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KPIs, alerts, slow queries, integrity failures</w:t>
      </w:r>
    </w:p>
    <w:p w:rsidR="00000000" w:rsidDel="00000000" w:rsidP="00000000" w:rsidRDefault="00000000" w:rsidRPr="00000000" w14:paraId="0000011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DR Dashboard: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Multi-region status, rebuild tools, simulation view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2zn8ty5rflb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Traits:</w:t>
      </w:r>
    </w:p>
    <w:p w:rsidR="00000000" w:rsidDel="00000000" w:rsidP="00000000" w:rsidRDefault="00000000" w:rsidRPr="00000000" w14:paraId="0000011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Fully SSO-integrated</w:t>
      </w:r>
    </w:p>
    <w:p w:rsidR="00000000" w:rsidDel="00000000" w:rsidP="00000000" w:rsidRDefault="00000000" w:rsidRPr="00000000" w14:paraId="0000011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Tenant-aware</w:t>
      </w:r>
    </w:p>
    <w:p w:rsidR="00000000" w:rsidDel="00000000" w:rsidP="00000000" w:rsidRDefault="00000000" w:rsidRPr="00000000" w14:paraId="0000012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Masking-aware</w:t>
      </w:r>
    </w:p>
    <w:p w:rsidR="00000000" w:rsidDel="00000000" w:rsidP="00000000" w:rsidRDefault="00000000" w:rsidRPr="00000000" w14:paraId="0000012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High-performance even with billion-row archives</w:t>
        <w:br w:type="textWrapping"/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5tumg6rblzx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3.2 API Gateway Layer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iqk6selqthz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Expose all NID functionalities via secure, regulated endpoints.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waltj8vaq3v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Key Responsibilities:</w:t>
      </w:r>
    </w:p>
    <w:p w:rsidR="00000000" w:rsidDel="00000000" w:rsidP="00000000" w:rsidRDefault="00000000" w:rsidRPr="00000000" w14:paraId="0000012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Authentication (SSO)</w:t>
      </w:r>
    </w:p>
    <w:p w:rsidR="00000000" w:rsidDel="00000000" w:rsidP="00000000" w:rsidRDefault="00000000" w:rsidRPr="00000000" w14:paraId="0000012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RBAC authorization</w:t>
      </w:r>
    </w:p>
    <w:p w:rsidR="00000000" w:rsidDel="00000000" w:rsidP="00000000" w:rsidRDefault="00000000" w:rsidRPr="00000000" w14:paraId="0000012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Rate limiting (anti-abuse)</w:t>
      </w:r>
    </w:p>
    <w:p w:rsidR="00000000" w:rsidDel="00000000" w:rsidP="00000000" w:rsidRDefault="00000000" w:rsidRPr="00000000" w14:paraId="0000012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Tenant isolation</w:t>
      </w:r>
    </w:p>
    <w:p w:rsidR="00000000" w:rsidDel="00000000" w:rsidP="00000000" w:rsidRDefault="00000000" w:rsidRPr="00000000" w14:paraId="0000012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Input validation &amp; WAF logic</w:t>
      </w:r>
    </w:p>
    <w:p w:rsidR="00000000" w:rsidDel="00000000" w:rsidP="00000000" w:rsidRDefault="00000000" w:rsidRPr="00000000" w14:paraId="0000012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API error handling &amp; auditing</w:t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71iizal7531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Technologies:</w:t>
      </w:r>
    </w:p>
    <w:p w:rsidR="00000000" w:rsidDel="00000000" w:rsidP="00000000" w:rsidRDefault="00000000" w:rsidRPr="00000000" w14:paraId="0000012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Flask APIs</w:t>
      </w:r>
    </w:p>
    <w:p w:rsidR="00000000" w:rsidDel="00000000" w:rsidP="00000000" w:rsidRDefault="00000000" w:rsidRPr="00000000" w14:paraId="0000012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Nginx reverse proxy</w:t>
      </w:r>
    </w:p>
    <w:p w:rsidR="00000000" w:rsidDel="00000000" w:rsidP="00000000" w:rsidRDefault="00000000" w:rsidRPr="00000000" w14:paraId="0000012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Access tokens with encryption</w:t>
        <w:br w:type="textWrapping"/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iu90pvb7au2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3.3 Core NID Services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This is the heart of the platform.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38um7rwq2pm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3.3.1 Ingestion Engine (YDFZ Writer)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hykfnumeqyi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Convert raw input data into </w:t>
      </w: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YDFZ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the internal archival format of NID.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tvpsjkof5v0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Features:</w:t>
      </w:r>
    </w:p>
    <w:p w:rsidR="00000000" w:rsidDel="00000000" w:rsidP="00000000" w:rsidRDefault="00000000" w:rsidRPr="00000000" w14:paraId="0000013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 normalization</w:t>
      </w:r>
    </w:p>
    <w:p w:rsidR="00000000" w:rsidDel="00000000" w:rsidP="00000000" w:rsidRDefault="00000000" w:rsidRPr="00000000" w14:paraId="0000013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 generation</w:t>
      </w:r>
    </w:p>
    <w:p w:rsidR="00000000" w:rsidDel="00000000" w:rsidP="00000000" w:rsidRDefault="00000000" w:rsidRPr="00000000" w14:paraId="0000013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Section segmentation</w:t>
      </w:r>
    </w:p>
    <w:p w:rsidR="00000000" w:rsidDel="00000000" w:rsidP="00000000" w:rsidRDefault="00000000" w:rsidRPr="00000000" w14:paraId="0000013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Bloom filter &amp; min/max index creation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Hashing &amp; integrity placeholders</w:t>
      </w:r>
    </w:p>
    <w:p w:rsidR="00000000" w:rsidDel="00000000" w:rsidP="00000000" w:rsidRDefault="00000000" w:rsidRPr="00000000" w14:paraId="0000013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Manifest creation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Supports inputs from SQL Server, NAS, S3, or API uploads.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wxg2p2hc9u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3.3.2 Governance Engine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utkfemmpn6d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Maintain business and technical metadata.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kxpm1ofci42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Responsibilities:</w:t>
      </w:r>
    </w:p>
    <w:p w:rsidR="00000000" w:rsidDel="00000000" w:rsidP="00000000" w:rsidRDefault="00000000" w:rsidRPr="00000000" w14:paraId="0000014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 ownership</w:t>
      </w:r>
    </w:p>
    <w:p w:rsidR="00000000" w:rsidDel="00000000" w:rsidP="00000000" w:rsidRDefault="00000000" w:rsidRPr="00000000" w14:paraId="000001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 classification (PII, confidential, etc.)</w:t>
      </w:r>
    </w:p>
    <w:p w:rsidR="00000000" w:rsidDel="00000000" w:rsidP="00000000" w:rsidRDefault="00000000" w:rsidRPr="00000000" w14:paraId="0000014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Business metadata fields</w:t>
      </w:r>
    </w:p>
    <w:p w:rsidR="00000000" w:rsidDel="00000000" w:rsidP="00000000" w:rsidRDefault="00000000" w:rsidRPr="00000000" w14:paraId="0000014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Glossary integration</w:t>
      </w:r>
    </w:p>
    <w:p w:rsidR="00000000" w:rsidDel="00000000" w:rsidP="00000000" w:rsidRDefault="00000000" w:rsidRPr="00000000" w14:paraId="0000014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 tracking</w:t>
      </w:r>
    </w:p>
    <w:p w:rsidR="00000000" w:rsidDel="00000000" w:rsidP="00000000" w:rsidRDefault="00000000" w:rsidRPr="00000000" w14:paraId="0000014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Labeling for retention and legal hold</w:t>
        <w:br w:type="textWrapping"/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h9axcpz5ury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3.3.3 Lifecycle Engine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1uvdmjqdip8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Control dataset lifecycle transitions.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mvwmcgrqso8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Capabilities: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Automatic expiration detection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Legal hold enforcement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Multi-step purge workflow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 approval &amp; audit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Tombstone writing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Each step is audit-logged.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1aei0i11frx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3.3.4 Pyro5 Global Filter Index Service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2wc4z1yqu7pt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Act as the </w:t>
      </w: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central in-memory index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for all YDFZ sections.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6n9qeu97fpp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Content Held in Memory: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Bloom filters per dataset section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Min/max value ranges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Column-level metadata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Section offsets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Deleted/purged section markers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woj7vho4lgh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Benefits:</w:t>
      </w:r>
    </w:p>
    <w:p w:rsidR="00000000" w:rsidDel="00000000" w:rsidP="00000000" w:rsidRDefault="00000000" w:rsidRPr="00000000" w14:paraId="0000015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Near-instant pruning</w:t>
      </w:r>
    </w:p>
    <w:p w:rsidR="00000000" w:rsidDel="00000000" w:rsidP="00000000" w:rsidRDefault="00000000" w:rsidRPr="00000000" w14:paraId="000001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Fast predicate pushdown</w:t>
      </w:r>
    </w:p>
    <w:p w:rsidR="00000000" w:rsidDel="00000000" w:rsidP="00000000" w:rsidRDefault="00000000" w:rsidRPr="00000000" w14:paraId="0000015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No need to scan S3/YDFZ directly</w:t>
      </w:r>
    </w:p>
    <w:p w:rsidR="00000000" w:rsidDel="00000000" w:rsidP="00000000" w:rsidRDefault="00000000" w:rsidRPr="00000000" w14:paraId="0000015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Tenant-isolated filter sets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This is the core performance accelerator of NID.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k61q8jx7ny9h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3.4 Immutable Storage Layer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3csqxdb8fnx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Long-term, compliant, tamper-proof data retention.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whb4idgzar3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Technologies: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S3 Object Lock buckets (Governance/Compliance)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Versioned object storage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NAS for ingestion buffering or partial cold storage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w3gqururqwsp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Stored Artifacts:</w:t>
      </w:r>
    </w:p>
    <w:p w:rsidR="00000000" w:rsidDel="00000000" w:rsidP="00000000" w:rsidRDefault="00000000" w:rsidRPr="00000000" w14:paraId="0000016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YDFZ files</w:t>
      </w:r>
    </w:p>
    <w:p w:rsidR="00000000" w:rsidDel="00000000" w:rsidP="00000000" w:rsidRDefault="00000000" w:rsidRPr="00000000" w14:paraId="000001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Manifests</w:t>
      </w:r>
    </w:p>
    <w:p w:rsidR="00000000" w:rsidDel="00000000" w:rsidP="00000000" w:rsidRDefault="00000000" w:rsidRPr="00000000" w14:paraId="0000016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Hash/signature metadata</w:t>
      </w:r>
    </w:p>
    <w:p w:rsidR="00000000" w:rsidDel="00000000" w:rsidP="00000000" w:rsidRDefault="00000000" w:rsidRPr="00000000" w14:paraId="0000016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 &amp; retention metadata</w:t>
      </w:r>
    </w:p>
    <w:p w:rsidR="00000000" w:rsidDel="00000000" w:rsidP="00000000" w:rsidRDefault="00000000" w:rsidRPr="00000000" w14:paraId="0000016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 tombstones</w:t>
        <w:br w:type="textWrapping"/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aoooglqxxtn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3.5 Backup &amp; Disaster Recovery Layer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o576l2m1m7p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Guarantee recoverability in region-wide failures.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qiaraw9zbvh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Capabilities:</w:t>
      </w:r>
    </w:p>
    <w:p w:rsidR="00000000" w:rsidDel="00000000" w:rsidP="00000000" w:rsidRDefault="00000000" w:rsidRPr="00000000" w14:paraId="0000017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S3 cross-region replication</w:t>
      </w:r>
    </w:p>
    <w:p w:rsidR="00000000" w:rsidDel="00000000" w:rsidP="00000000" w:rsidRDefault="00000000" w:rsidRPr="00000000" w14:paraId="0000017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Pyro5 filter regeneration from YDFZ files</w:t>
      </w:r>
    </w:p>
    <w:p w:rsidR="00000000" w:rsidDel="00000000" w:rsidP="00000000" w:rsidRDefault="00000000" w:rsidRPr="00000000" w14:paraId="0000017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 registry rebuild tool</w:t>
      </w:r>
    </w:p>
    <w:p w:rsidR="00000000" w:rsidDel="00000000" w:rsidP="00000000" w:rsidRDefault="00000000" w:rsidRPr="00000000" w14:paraId="0000017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 simulation mode</w:t>
      </w:r>
    </w:p>
    <w:p w:rsidR="00000000" w:rsidDel="00000000" w:rsidP="00000000" w:rsidRDefault="00000000" w:rsidRPr="00000000" w14:paraId="0000017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 integrity verification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Warm standby architecture</w:t>
        <w:br w:type="textWrapping"/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v9pkjpuiucd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Outcome: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can be fully reconstructed even if:</w:t>
      </w:r>
    </w:p>
    <w:p w:rsidR="00000000" w:rsidDel="00000000" w:rsidP="00000000" w:rsidRDefault="00000000" w:rsidRPr="00000000" w14:paraId="0000017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The metadata DB is destroyed</w:t>
      </w:r>
    </w:p>
    <w:p w:rsidR="00000000" w:rsidDel="00000000" w:rsidP="00000000" w:rsidRDefault="00000000" w:rsidRPr="00000000" w14:paraId="0000017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Pyro5 instance is lost</w:t>
      </w:r>
    </w:p>
    <w:p w:rsidR="00000000" w:rsidDel="00000000" w:rsidP="00000000" w:rsidRDefault="00000000" w:rsidRPr="00000000" w14:paraId="0000017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Primary region is down</w:t>
      </w:r>
    </w:p>
    <w:p w:rsidR="00000000" w:rsidDel="00000000" w:rsidP="00000000" w:rsidRDefault="00000000" w:rsidRPr="00000000" w14:paraId="0000017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Manifests become corrupted</w:t>
        <w:br w:type="textWrapping"/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4bthrv8tt8r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3.6 Observability Layer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j4fbmmsxlxj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Purpose: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Provide deep visibility into the platform.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d8xu0hvwl6v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Features:</w:t>
      </w:r>
    </w:p>
    <w:p w:rsidR="00000000" w:rsidDel="00000000" w:rsidP="00000000" w:rsidRDefault="00000000" w:rsidRPr="00000000" w14:paraId="0000018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Metrics on ingestion, search, retention, governance</w:t>
      </w:r>
    </w:p>
    <w:p w:rsidR="00000000" w:rsidDel="00000000" w:rsidP="00000000" w:rsidRDefault="00000000" w:rsidRPr="00000000" w14:paraId="0000018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System health (CPU/mem/db/s3)</w:t>
      </w:r>
    </w:p>
    <w:p w:rsidR="00000000" w:rsidDel="00000000" w:rsidP="00000000" w:rsidRDefault="00000000" w:rsidRPr="00000000" w14:paraId="0000018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 efficiency analysis</w:t>
      </w:r>
    </w:p>
    <w:p w:rsidR="00000000" w:rsidDel="00000000" w:rsidP="00000000" w:rsidRDefault="00000000" w:rsidRPr="00000000" w14:paraId="0000018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Slow query detection</w:t>
      </w:r>
    </w:p>
    <w:p w:rsidR="00000000" w:rsidDel="00000000" w:rsidP="00000000" w:rsidRDefault="00000000" w:rsidRPr="00000000" w14:paraId="0000018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 completeness scoring</w:t>
      </w:r>
    </w:p>
    <w:p w:rsidR="00000000" w:rsidDel="00000000" w:rsidP="00000000" w:rsidRDefault="00000000" w:rsidRPr="00000000" w14:paraId="0000018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Security alerts (WAF, RBAC, rate limit violations)</w:t>
      </w:r>
    </w:p>
    <w:p w:rsidR="00000000" w:rsidDel="00000000" w:rsidP="00000000" w:rsidRDefault="00000000" w:rsidRPr="00000000" w14:paraId="0000018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Exportable audit-grade reports</w:t>
        <w:br w:type="textWrapping"/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22o604fej6e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Implementation: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APS scheduled jobs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Log sanitization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Grafana-style or built-in dashboards</w:t>
        <w:br w:type="textWrapping"/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7gzrw1m8ngw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4. Logical Data Flow Summary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Data arrives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(SQL, S3, NAS, API).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Ingestion engine converts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data into YDFZ, generates metadata + filters.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Metadata saved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into governance DB.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YDFZ uploaded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to immutable S3 storage.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Pyro5 indexes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filters and offsets for query acceleration.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Users search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via tenant-aware, mask-aware UI.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Lifecycle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manages retention → expiration → purge.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DR layer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ensures recoverability at all times.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Observability layer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monitors everything end-to-end.</w:t>
        <w:br w:type="textWrapping"/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whec0ynl5na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5. Architectural Benefits</w:t>
      </w:r>
    </w:p>
    <w:p w:rsidR="00000000" w:rsidDel="00000000" w:rsidP="00000000" w:rsidRDefault="00000000" w:rsidRPr="00000000" w14:paraId="0000019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High performance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through in-memory predicate pushdown</w:t>
      </w:r>
    </w:p>
    <w:p w:rsidR="00000000" w:rsidDel="00000000" w:rsidP="00000000" w:rsidRDefault="00000000" w:rsidRPr="00000000" w14:paraId="000001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Strong compliance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with immutability and integrity</w:t>
      </w:r>
    </w:p>
    <w:p w:rsidR="00000000" w:rsidDel="00000000" w:rsidP="00000000" w:rsidRDefault="00000000" w:rsidRPr="00000000" w14:paraId="0000019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Modular and extensible</w:t>
      </w:r>
    </w:p>
    <w:p w:rsidR="00000000" w:rsidDel="00000000" w:rsidP="00000000" w:rsidRDefault="00000000" w:rsidRPr="00000000" w14:paraId="0000019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Tenant-aware from the core</w:t>
      </w:r>
    </w:p>
    <w:p w:rsidR="00000000" w:rsidDel="00000000" w:rsidP="00000000" w:rsidRDefault="00000000" w:rsidRPr="00000000" w14:paraId="0000019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Resilient and recoverable</w:t>
      </w:r>
    </w:p>
    <w:p w:rsidR="00000000" w:rsidDel="00000000" w:rsidP="00000000" w:rsidRDefault="00000000" w:rsidRPr="00000000" w14:paraId="0000019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Optimized for massive datasets</w:t>
      </w:r>
    </w:p>
    <w:p w:rsidR="00000000" w:rsidDel="00000000" w:rsidP="00000000" w:rsidRDefault="00000000" w:rsidRPr="00000000" w14:paraId="0000019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Auditable end-to-end</w:t>
      </w:r>
    </w:p>
    <w:p w:rsidR="00000000" w:rsidDel="00000000" w:rsidP="00000000" w:rsidRDefault="00000000" w:rsidRPr="00000000" w14:paraId="0000019E">
      <w:pPr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dezebmudaif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Core Design Principles</w:t>
      </w:r>
    </w:p>
    <w:p w:rsidR="00000000" w:rsidDel="00000000" w:rsidP="00000000" w:rsidRDefault="00000000" w:rsidRPr="00000000" w14:paraId="000001A1">
      <w:pPr>
        <w:rPr>
          <w:rPrChange w:author="m z a" w:id="1" w:date="2025-12-03T12:07:31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d0zowgodjmsn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1. Overview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The design of </w:t>
      </w: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NID (Next-Generation Information Domain)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is guided by a set of foundational principles that ensure the platform remains compliant, performant, secure, extensible, and future-proof.</w:t>
        <w:br w:type="textWrapping"/>
        <w:t xml:space="preserve"> These principles define </w:t>
      </w:r>
      <w:r w:rsidDel="00000000" w:rsidR="00000000" w:rsidRPr="00000000">
        <w:rPr>
          <w:i w:val="1"/>
          <w:iCs w:val="1"/>
          <w:rtl w:val="0"/>
          <w:rPrChange w:author="m z a" w:id="1" w:date="2025-12-03T12:07:31Z">
            <w:rPr>
              <w:i w:val="1"/>
              <w:iCs w:val="1"/>
            </w:rPr>
          </w:rPrChange>
        </w:rPr>
        <w:t xml:space="preserve">how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NID is built and </w:t>
      </w:r>
      <w:r w:rsidDel="00000000" w:rsidR="00000000" w:rsidRPr="00000000">
        <w:rPr>
          <w:i w:val="1"/>
          <w:iCs w:val="1"/>
          <w:rtl w:val="0"/>
          <w:rPrChange w:author="m z a" w:id="1" w:date="2025-12-03T12:07:31Z">
            <w:rPr>
              <w:i w:val="1"/>
              <w:iCs w:val="1"/>
            </w:rPr>
          </w:rPrChange>
        </w:rPr>
        <w:t xml:space="preserve">why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it behaves in the way it does across ingestion, storage, querying, governance, lifecycle management, and disaster recovery.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Together, they provide the conceptual backbone for every architectural and implementation decision in the system.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648l49yl2yk1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2. Core Principles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luhklbcugh8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 Immutability as a First-Class Concept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 stored in NID must never change after ingestion.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gmztz5y82pj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Key implications:</w:t>
      </w:r>
    </w:p>
    <w:p w:rsidR="00000000" w:rsidDel="00000000" w:rsidP="00000000" w:rsidRDefault="00000000" w:rsidRPr="00000000" w14:paraId="000001A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All YDFZ files are append-proof and stored in Object-Locked S3.</w:t>
      </w:r>
    </w:p>
    <w:p w:rsidR="00000000" w:rsidDel="00000000" w:rsidP="00000000" w:rsidRDefault="00000000" w:rsidRPr="00000000" w14:paraId="000001A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No overwrite/delete without retention and purge workflows.</w:t>
      </w:r>
    </w:p>
    <w:p w:rsidR="00000000" w:rsidDel="00000000" w:rsidP="00000000" w:rsidRDefault="00000000" w:rsidRPr="00000000" w14:paraId="000001A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 transitions never rewrite historical data.</w:t>
      </w:r>
    </w:p>
    <w:p w:rsidR="00000000" w:rsidDel="00000000" w:rsidP="00000000" w:rsidRDefault="00000000" w:rsidRPr="00000000" w14:paraId="000001A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Integrity metadata (hashes, manifests) is immutable and auditable.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This ensures legal durability and prevents silent corruption.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7nj1fc9unhfb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2.2 Integrity Above All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Every dataset is verifiable and self-describing.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7a93zn6te2b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Enforced through:</w:t>
      </w:r>
    </w:p>
    <w:p w:rsidR="00000000" w:rsidDel="00000000" w:rsidP="00000000" w:rsidRDefault="00000000" w:rsidRPr="00000000" w14:paraId="000001B1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Section-level and file-level hashing</w:t>
      </w:r>
    </w:p>
    <w:p w:rsidR="00000000" w:rsidDel="00000000" w:rsidP="00000000" w:rsidRDefault="00000000" w:rsidRPr="00000000" w14:paraId="000001B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Manifest-based validation</w:t>
      </w:r>
    </w:p>
    <w:p w:rsidR="00000000" w:rsidDel="00000000" w:rsidP="00000000" w:rsidRDefault="00000000" w:rsidRPr="00000000" w14:paraId="000001B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Integrity scan jobs</w:t>
      </w:r>
    </w:p>
    <w:p w:rsidR="00000000" w:rsidDel="00000000" w:rsidP="00000000" w:rsidRDefault="00000000" w:rsidRPr="00000000" w14:paraId="000001B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 rebuild tools that verify before reconstructing</w:t>
        <w:br w:type="textWrapping"/>
      </w:r>
    </w:p>
    <w:p w:rsidR="00000000" w:rsidDel="00000000" w:rsidP="00000000" w:rsidRDefault="00000000" w:rsidRPr="00000000" w14:paraId="000001B5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Integrity failures automatically mark datasets as </w:t>
      </w: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NonCompliant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e7380smgox3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2.3 Governance by Design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 is not an afterthought — it is built into the core pipeline.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sfyfr12e30q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Core aspects:</w:t>
      </w:r>
    </w:p>
    <w:p w:rsidR="00000000" w:rsidDel="00000000" w:rsidP="00000000" w:rsidRDefault="00000000" w:rsidRPr="00000000" w14:paraId="000001B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Mandatory dataset metadata (owner, classification, glossary links)</w:t>
      </w:r>
    </w:p>
    <w:p w:rsidR="00000000" w:rsidDel="00000000" w:rsidP="00000000" w:rsidRDefault="00000000" w:rsidRPr="00000000" w14:paraId="000001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PII/sensitivity tagging</w:t>
      </w:r>
    </w:p>
    <w:p w:rsidR="00000000" w:rsidDel="00000000" w:rsidP="00000000" w:rsidRDefault="00000000" w:rsidRPr="00000000" w14:paraId="000001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Tenant ownership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Integration with retention &amp; purge workflows</w:t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Enforcement of business rules at ingest time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Every dataset must have complete, validated governance metadata.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njr9krwy5h3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2.4 Compliance as a System Behavior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Compliance is not external to NID — compliance is </w:t>
      </w:r>
      <w:r w:rsidDel="00000000" w:rsidR="00000000" w:rsidRPr="00000000">
        <w:rPr>
          <w:i w:val="1"/>
          <w:iCs w:val="1"/>
          <w:rtl w:val="0"/>
          <w:rPrChange w:author="m z a" w:id="1" w:date="2025-12-03T12:07:31Z">
            <w:rPr>
              <w:i w:val="1"/>
              <w:iCs w:val="1"/>
            </w:rPr>
          </w:rPrChange>
        </w:rPr>
        <w:t xml:space="preserve">embedded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2493lo7x3up2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Ensured through:</w:t>
      </w:r>
    </w:p>
    <w:p w:rsidR="00000000" w:rsidDel="00000000" w:rsidP="00000000" w:rsidRDefault="00000000" w:rsidRPr="00000000" w14:paraId="000001C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 policies</w:t>
      </w:r>
    </w:p>
    <w:p w:rsidR="00000000" w:rsidDel="00000000" w:rsidP="00000000" w:rsidRDefault="00000000" w:rsidRPr="00000000" w14:paraId="000001C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Legal hold</w:t>
      </w:r>
    </w:p>
    <w:p w:rsidR="00000000" w:rsidDel="00000000" w:rsidP="00000000" w:rsidRDefault="00000000" w:rsidRPr="00000000" w14:paraId="000001C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Immutable archives</w:t>
      </w:r>
    </w:p>
    <w:p w:rsidR="00000000" w:rsidDel="00000000" w:rsidP="00000000" w:rsidRDefault="00000000" w:rsidRPr="00000000" w14:paraId="000001C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Audit trails</w:t>
      </w:r>
    </w:p>
    <w:p w:rsidR="00000000" w:rsidDel="00000000" w:rsidP="00000000" w:rsidRDefault="00000000" w:rsidRPr="00000000" w14:paraId="000001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Full purge lifecycle with approvals</w:t>
      </w:r>
    </w:p>
    <w:p w:rsidR="00000000" w:rsidDel="00000000" w:rsidP="00000000" w:rsidRDefault="00000000" w:rsidRPr="00000000" w14:paraId="000001C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Multi-tenant isolation</w:t>
      </w:r>
    </w:p>
    <w:p w:rsidR="00000000" w:rsidDel="00000000" w:rsidP="00000000" w:rsidRDefault="00000000" w:rsidRPr="00000000" w14:paraId="000001C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Structured metadata validation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Compliance must be </w:t>
      </w: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provable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not assumed.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ki01dirptxp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2.5 Tenant Isolation &amp; Boundaries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guarantees strict separation between tenants (business units, legal entities, projects, etc.).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8rhxzw3gk0f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Tenant isolation applies to: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Audit logs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 operations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 requests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Reporting &amp; dashboards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Pyro5 filter index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This ensures privacy, regulatory isolation, and operational autonomy.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x3et1p104s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2.6 Performance Through Intelligent Indexing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must remain fast even when data volumes reach billions of rows.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ngq8afw46mya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Achieved through:</w:t>
      </w:r>
    </w:p>
    <w:p w:rsidR="00000000" w:rsidDel="00000000" w:rsidP="00000000" w:rsidRDefault="00000000" w:rsidRPr="00000000" w14:paraId="000001D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Global Pyro5 filter index</w:t>
      </w:r>
    </w:p>
    <w:p w:rsidR="00000000" w:rsidDel="00000000" w:rsidP="00000000" w:rsidRDefault="00000000" w:rsidRPr="00000000" w14:paraId="000001D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Predicate pushdown</w:t>
      </w:r>
    </w:p>
    <w:p w:rsidR="00000000" w:rsidDel="00000000" w:rsidP="00000000" w:rsidRDefault="00000000" w:rsidRPr="00000000" w14:paraId="000001D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Bloom filters</w:t>
      </w:r>
    </w:p>
    <w:p w:rsidR="00000000" w:rsidDel="00000000" w:rsidP="00000000" w:rsidRDefault="00000000" w:rsidRPr="00000000" w14:paraId="000001D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Min/max partition pruning</w:t>
      </w:r>
    </w:p>
    <w:p w:rsidR="00000000" w:rsidDel="00000000" w:rsidP="00000000" w:rsidRDefault="00000000" w:rsidRPr="00000000" w14:paraId="000001D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Random-access YDFZ sections</w:t>
      </w:r>
    </w:p>
    <w:p w:rsidR="00000000" w:rsidDel="00000000" w:rsidP="00000000" w:rsidRDefault="00000000" w:rsidRPr="00000000" w14:paraId="000001DE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In-memory lookup and pruning</w:t>
        <w:br w:type="textWrapping"/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Performance is deterministic, predictable, and independent of raw data size.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obsu4pd7zwhd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2.7 Security as a Multi-Layer Shield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implements a layered security model: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3rmtb03q4lgs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Layers include: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SSO + RBAC + tenant scoping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Column-level masking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Token encryption</w:t>
      </w:r>
    </w:p>
    <w:p w:rsidR="00000000" w:rsidDel="00000000" w:rsidP="00000000" w:rsidRDefault="00000000" w:rsidRPr="00000000" w14:paraId="000001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WAF + rate limiting</w:t>
      </w:r>
    </w:p>
    <w:p w:rsidR="00000000" w:rsidDel="00000000" w:rsidP="00000000" w:rsidRDefault="00000000" w:rsidRPr="00000000" w14:paraId="000001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Secure logging + sanitization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Encryption in transit and at rest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Threat detection and anomaly scoring</w:t>
        <w:br w:type="textWrapping"/>
      </w:r>
    </w:p>
    <w:p w:rsidR="00000000" w:rsidDel="00000000" w:rsidP="00000000" w:rsidRDefault="00000000" w:rsidRPr="00000000" w14:paraId="000001EA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Every component respects zero-trust principles.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rjt4y8sis12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2.8 Resilience &amp; Recoverability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must survive partial or complete infrastructure loss.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6li4nnsjmk0u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Guarantees include:</w:t>
      </w:r>
    </w:p>
    <w:p w:rsidR="00000000" w:rsidDel="00000000" w:rsidP="00000000" w:rsidRDefault="00000000" w:rsidRPr="00000000" w14:paraId="000001EE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Multi-region S3 replication</w:t>
      </w:r>
    </w:p>
    <w:p w:rsidR="00000000" w:rsidDel="00000000" w:rsidP="00000000" w:rsidRDefault="00000000" w:rsidRPr="00000000" w14:paraId="000001E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Pyro5 filter rehydration from raw data</w:t>
      </w:r>
    </w:p>
    <w:p w:rsidR="00000000" w:rsidDel="00000000" w:rsidP="00000000" w:rsidRDefault="00000000" w:rsidRPr="00000000" w14:paraId="000001F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Manifest regeneration</w:t>
      </w:r>
    </w:p>
    <w:p w:rsidR="00000000" w:rsidDel="00000000" w:rsidP="00000000" w:rsidRDefault="00000000" w:rsidRPr="00000000" w14:paraId="000001F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Database-independent metadata rebuild</w:t>
      </w:r>
    </w:p>
    <w:p w:rsidR="00000000" w:rsidDel="00000000" w:rsidP="00000000" w:rsidRDefault="00000000" w:rsidRPr="00000000" w14:paraId="000001F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 simulation mode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Resilience is measured, tested, and documented.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lfgrm9188eeg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2.9 Observability &amp; Transparency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exposes everything through metrics, dashboards, and logs.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xntb2v21mqyt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Includes: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 KPIs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 performance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 efficiency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 &amp; purge status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 completeness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 health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System resources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Security alerts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Nothing is hidden; everything is measurable.</w:t>
      </w:r>
    </w:p>
    <w:p w:rsidR="00000000" w:rsidDel="00000000" w:rsidP="00000000" w:rsidRDefault="00000000" w:rsidRPr="00000000" w14:paraId="00000200">
      <w:pPr>
        <w:rPr>
          <w:rPrChange w:author="m z a" w:id="1" w:date="2025-12-03T12:07:31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e0q0rudatgn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2.10 Extensibility &amp; Modularity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NID’s architecture supports painless expansion.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8ib774aw7ao2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Future extensions may include:</w:t>
      </w:r>
    </w:p>
    <w:p w:rsidR="00000000" w:rsidDel="00000000" w:rsidP="00000000" w:rsidRDefault="00000000" w:rsidRPr="00000000" w14:paraId="0000020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 lineage</w:t>
      </w:r>
    </w:p>
    <w:p w:rsidR="00000000" w:rsidDel="00000000" w:rsidP="00000000" w:rsidRDefault="00000000" w:rsidRPr="00000000" w14:paraId="0000020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ML-based data classification</w:t>
      </w:r>
    </w:p>
    <w:p w:rsidR="00000000" w:rsidDel="00000000" w:rsidP="00000000" w:rsidRDefault="00000000" w:rsidRPr="00000000" w14:paraId="000002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Validation rules engines</w:t>
      </w:r>
    </w:p>
    <w:p w:rsidR="00000000" w:rsidDel="00000000" w:rsidP="00000000" w:rsidRDefault="00000000" w:rsidRPr="00000000" w14:paraId="000002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 inference</w:t>
      </w:r>
    </w:p>
    <w:p w:rsidR="00000000" w:rsidDel="00000000" w:rsidP="00000000" w:rsidRDefault="00000000" w:rsidRPr="00000000" w14:paraId="000002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Additional storage backends</w:t>
      </w:r>
    </w:p>
    <w:p w:rsidR="00000000" w:rsidDel="00000000" w:rsidP="00000000" w:rsidRDefault="00000000" w:rsidRPr="00000000" w14:paraId="000002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Workflow orchestration</w:t>
      </w:r>
    </w:p>
    <w:p w:rsidR="00000000" w:rsidDel="00000000" w:rsidP="00000000" w:rsidRDefault="00000000" w:rsidRPr="00000000" w14:paraId="0000020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Third-party integration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Components are loosely coupled, allowing independent evolution.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xaru2l7hq0lg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2.11 Minimal Operational Complexity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Simplify wherever possible.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q6gjf1z5pswu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This leads to: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Declarative configuration</w:t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Automated APS jobs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Clear governance rules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Predictable lifecycle behavior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Self-healing processes (e.g., DR rehydration)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Simplicity ensures reliability.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jvn7v9eyy2e6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2.12 Human-Centric Auditability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Audits must be easy, transparent, and defensible.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a6fkwq9923k7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Therefore:</w:t>
      </w:r>
    </w:p>
    <w:p w:rsidR="00000000" w:rsidDel="00000000" w:rsidP="00000000" w:rsidRDefault="00000000" w:rsidRPr="00000000" w14:paraId="0000021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All events are structured, timestamped, and tenant-isolated.</w:t>
      </w:r>
    </w:p>
    <w:p w:rsidR="00000000" w:rsidDel="00000000" w:rsidP="00000000" w:rsidRDefault="00000000" w:rsidRPr="00000000" w14:paraId="0000021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Audit logs are stored in WORM format.</w:t>
      </w:r>
    </w:p>
    <w:p w:rsidR="00000000" w:rsidDel="00000000" w:rsidP="00000000" w:rsidRDefault="00000000" w:rsidRPr="00000000" w14:paraId="000002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The UI exposes clear audit trails for every dataset.</w:t>
      </w:r>
    </w:p>
    <w:p w:rsidR="00000000" w:rsidDel="00000000" w:rsidP="00000000" w:rsidRDefault="00000000" w:rsidRPr="00000000" w14:paraId="0000021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Documentation explains how each lifecycle step occurred.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treats auditability as a product feature.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p4pomemks20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2.13 Standards Alignment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aligns with recognized standards: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ISO 14641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(Electronic archiving)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OAIS (ISO 14721)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ETSI EN 319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(Electronic signatures)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eIDAS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(Legal signature and trust services)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Internal BNP Paribas governance rules</w:t>
        <w:br w:type="textWrapping"/>
      </w:r>
    </w:p>
    <w:p w:rsidR="00000000" w:rsidDel="00000000" w:rsidP="00000000" w:rsidRDefault="00000000" w:rsidRPr="00000000" w14:paraId="00000224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Design choices are mapped to standards when applicable.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9pzziq54updm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2.14 Future-Proof Architecture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NID anticipates future requirements, including: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AI-based metadata enrichment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Global lineage tracking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Fully automated validation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Cross-tenant analytics (admin-only)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Secure federation with external systems</w:t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This ensures NID remains relevant for the next decade.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rj8zn38kboh5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3. Summary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The Core Design Principles of NID define a platform that is: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Immutable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Compliant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Governed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Tenant-aware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Highly performant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Secure by default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Disaster-resilient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Observable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Modular &amp; extensible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Standard-aligned</w:t>
      </w:r>
    </w:p>
    <w:p w:rsidR="00000000" w:rsidDel="00000000" w:rsidP="00000000" w:rsidRDefault="00000000" w:rsidRPr="00000000" w14:paraId="00000239">
      <w:pPr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v3wzo236dt4s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NID — COMPLETE ENTITY LIST (MASTER DATA MODEL INVENTORY)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nydyb4vy9opg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A. CORE DATASET &amp; STORAGE ENTITIES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s3zoona0apa6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(YDFZ, manifests, metadata, filters)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tvktoiuudpkv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Logical representation of an archived dataset (business object). Everything else hangs off this.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4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(PK, UUID/string)</w:t>
      </w:r>
    </w:p>
    <w:p w:rsidR="00000000" w:rsidDel="00000000" w:rsidP="00000000" w:rsidRDefault="00000000" w:rsidRPr="00000000" w14:paraId="0000024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code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(string, unique per tenant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AML_TRANSACTIONS_2024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name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(string, human-readable)</w:t>
      </w:r>
    </w:p>
    <w:p w:rsidR="00000000" w:rsidDel="00000000" w:rsidP="00000000" w:rsidRDefault="00000000" w:rsidRPr="00000000" w14:paraId="0000024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description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(text)</w:t>
      </w:r>
    </w:p>
    <w:p w:rsidR="00000000" w:rsidDel="00000000" w:rsidP="00000000" w:rsidRDefault="00000000" w:rsidRPr="00000000" w14:paraId="0000024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dataset_type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“transaction”, “customer”)</w:t>
      </w:r>
    </w:p>
    <w:p w:rsidR="00000000" w:rsidDel="00000000" w:rsidP="00000000" w:rsidRDefault="00000000" w:rsidRPr="00000000" w14:paraId="0000024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current_version_id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lifecycle_state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(enum, 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DatasetLifecycleState.state_code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classification_id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DatasetClassification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owner_id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DatasetOwner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steward_id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DatasetSteward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retention_policy_id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RetentionPolicy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24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User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4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source_system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ICAR, DataHub)</w:t>
      </w:r>
    </w:p>
    <w:p w:rsidR="00000000" w:rsidDel="00000000" w:rsidP="00000000" w:rsidRDefault="00000000" w:rsidRPr="00000000" w14:paraId="0000024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is_multi_tenant_shared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(bool, default false)</w:t>
        <w:br w:type="textWrapping"/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5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Governance:</w:t>
      </w:r>
    </w:p>
    <w:p w:rsidR="00000000" w:rsidDel="00000000" w:rsidP="00000000" w:rsidRDefault="00000000" w:rsidRPr="00000000" w14:paraId="00000252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DatasetBusinessMetadata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DatasetGlossaryLink</w:t>
      </w:r>
    </w:p>
    <w:p w:rsidR="00000000" w:rsidDel="00000000" w:rsidP="00000000" w:rsidRDefault="00000000" w:rsidRPr="00000000" w14:paraId="00000253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DatasetClassification</w:t>
      </w:r>
    </w:p>
    <w:p w:rsidR="00000000" w:rsidDel="00000000" w:rsidP="00000000" w:rsidRDefault="00000000" w:rsidRPr="00000000" w14:paraId="0000025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Lifecycle &amp; Retention:</w:t>
      </w:r>
    </w:p>
    <w:p w:rsidR="00000000" w:rsidDel="00000000" w:rsidP="00000000" w:rsidRDefault="00000000" w:rsidRPr="00000000" w14:paraId="0000025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LifecycleTransitionEvent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ExpirationEvent</w:t>
      </w:r>
    </w:p>
    <w:p w:rsidR="00000000" w:rsidDel="00000000" w:rsidP="00000000" w:rsidRDefault="00000000" w:rsidRPr="00000000" w14:paraId="0000025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DatasetRetentionAssignment</w:t>
      </w:r>
    </w:p>
    <w:p w:rsidR="00000000" w:rsidDel="00000000" w:rsidP="00000000" w:rsidRDefault="00000000" w:rsidRPr="00000000" w14:paraId="0000025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Storage &amp; Versions:</w:t>
      </w:r>
    </w:p>
    <w:p w:rsidR="00000000" w:rsidDel="00000000" w:rsidP="00000000" w:rsidRDefault="00000000" w:rsidRPr="00000000" w14:paraId="0000025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</w:p>
    <w:p w:rsidR="00000000" w:rsidDel="00000000" w:rsidP="00000000" w:rsidRDefault="00000000" w:rsidRPr="00000000" w14:paraId="00000259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DatasetManifest</w:t>
      </w:r>
    </w:p>
    <w:p w:rsidR="00000000" w:rsidDel="00000000" w:rsidP="00000000" w:rsidRDefault="00000000" w:rsidRPr="00000000" w14:paraId="000002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Security &amp; RBAC:</w:t>
      </w:r>
    </w:p>
    <w:p w:rsidR="00000000" w:rsidDel="00000000" w:rsidP="00000000" w:rsidRDefault="00000000" w:rsidRPr="00000000" w14:paraId="0000025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DatasetACL</w:t>
      </w:r>
    </w:p>
    <w:p w:rsidR="00000000" w:rsidDel="00000000" w:rsidP="00000000" w:rsidRDefault="00000000" w:rsidRPr="00000000" w14:paraId="0000025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Audit:</w:t>
      </w:r>
    </w:p>
    <w:p w:rsidR="00000000" w:rsidDel="00000000" w:rsidP="00000000" w:rsidRDefault="00000000" w:rsidRPr="00000000" w14:paraId="0000025D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referenced in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AuditEvent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SearchAuditEntry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PurgeAuditEntry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fz34vym2ry3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DatasetVersion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Tracks versions of a dataset (e.g. annual snapshots, re-ingestions, corrections).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6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6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6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version_number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(int, monotonically increasing per dataset)</w:t>
      </w:r>
    </w:p>
    <w:p w:rsidR="00000000" w:rsidDel="00000000" w:rsidP="00000000" w:rsidRDefault="00000000" w:rsidRPr="00000000" w14:paraId="0000026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label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“initial_import”, “2024_R1”)</w:t>
      </w:r>
    </w:p>
    <w:p w:rsidR="00000000" w:rsidDel="00000000" w:rsidP="00000000" w:rsidRDefault="00000000" w:rsidRPr="00000000" w14:paraId="0000026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6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ingestion_job_id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IngestionJob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6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status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INGESTING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VALIDATED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ACTIVE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FAILED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6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row_count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6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total_size_bytes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6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effective_from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26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effective_to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(datetime, nullable)</w:t>
      </w:r>
    </w:p>
    <w:p w:rsidR="00000000" w:rsidDel="00000000" w:rsidP="00000000" w:rsidRDefault="00000000" w:rsidRPr="00000000" w14:paraId="0000026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26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User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6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(one version → several YDFZ files)</w:t>
      </w:r>
    </w:p>
    <w:p w:rsidR="00000000" w:rsidDel="00000000" w:rsidP="00000000" w:rsidRDefault="00000000" w:rsidRPr="00000000" w14:paraId="0000027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DatasetSection</w:t>
      </w:r>
    </w:p>
    <w:p w:rsidR="00000000" w:rsidDel="00000000" w:rsidP="00000000" w:rsidRDefault="00000000" w:rsidRPr="00000000" w14:paraId="0000027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1–1/0–1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DatasetManifest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(version-level manifest)</w:t>
      </w:r>
    </w:p>
    <w:p w:rsidR="00000000" w:rsidDel="00000000" w:rsidP="00000000" w:rsidRDefault="00000000" w:rsidRPr="00000000" w14:paraId="0000027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IngestionRun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MetricIngestion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IngestionValidationResult</w:t>
      </w:r>
    </w:p>
    <w:p w:rsidR="00000000" w:rsidDel="00000000" w:rsidP="00000000" w:rsidRDefault="00000000" w:rsidRPr="00000000" w14:paraId="0000027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DR: 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DatasetReconstructionEvent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rs7angsmdef8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DatasetSchema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Logical schema attached to a dataset (business-level schema abstraction).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7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name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2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description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(text)</w:t>
      </w:r>
    </w:p>
    <w:p w:rsidR="00000000" w:rsidDel="00000000" w:rsidP="00000000" w:rsidRDefault="00000000" w:rsidRPr="00000000" w14:paraId="000002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current_version_id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27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User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7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SchemaVersion</w:t>
      </w:r>
    </w:p>
    <w:p w:rsidR="00000000" w:rsidDel="00000000" w:rsidP="00000000" w:rsidRDefault="00000000" w:rsidRPr="00000000" w14:paraId="0000028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(through versions)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ColumnDefinition</w:t>
      </w:r>
    </w:p>
    <w:p w:rsidR="00000000" w:rsidDel="00000000" w:rsidP="00000000" w:rsidRDefault="00000000" w:rsidRPr="00000000" w14:paraId="00000281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ValidationRule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SchemaDriftRecord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r0l70g6o7p3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DatasetSection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Logical concept of a section/partition of a dataset version (e.g. one YDFZ file slice, date partition, shard).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8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8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8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section_index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 – local index in version)</w:t>
      </w:r>
    </w:p>
    <w:p w:rsidR="00000000" w:rsidDel="00000000" w:rsidP="00000000" w:rsidRDefault="00000000" w:rsidRPr="00000000" w14:paraId="0000028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partition_key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(json/string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{"date": "2024-01-01"}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8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offset_start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(bigint, byte offset within YDFZ)</w:t>
      </w:r>
    </w:p>
    <w:p w:rsidR="00000000" w:rsidDel="00000000" w:rsidP="00000000" w:rsidRDefault="00000000" w:rsidRPr="00000000" w14:paraId="0000028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offset_end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8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row_count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8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min_values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(json – column → min)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max_values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(json – column → max)</w:t>
      </w:r>
    </w:p>
    <w:p w:rsidR="00000000" w:rsidDel="00000000" w:rsidP="00000000" w:rsidRDefault="00000000" w:rsidRPr="00000000" w14:paraId="0000028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bloom_filter_id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SectionFilterRecord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9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hash_id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YDFZIntegrityHash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9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SectionFilterRecord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(Pyro5 filters)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YDFZSectionMetadata</w:t>
      </w:r>
    </w:p>
    <w:p w:rsidR="00000000" w:rsidDel="00000000" w:rsidP="00000000" w:rsidRDefault="00000000" w:rsidRPr="00000000" w14:paraId="000002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QueryPlan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PrunedSectionList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for predicate pushdown</w:t>
      </w:r>
    </w:p>
    <w:p w:rsidR="00000000" w:rsidDel="00000000" w:rsidP="00000000" w:rsidRDefault="00000000" w:rsidRPr="00000000" w14:paraId="0000029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referenced by DR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FilterRebuildTask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RehydratedFilterRecord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iavi2eetgqxh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DatasetManifest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Canonical manifest describing YDFZ files, sections, hashes, and metadata for a dataset version.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9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manifest_version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(int)</w:t>
      </w:r>
    </w:p>
    <w:p w:rsidR="00000000" w:rsidDel="00000000" w:rsidP="00000000" w:rsidRDefault="00000000" w:rsidRPr="00000000" w14:paraId="000002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manifest_json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complete structure, immutable)</w:t>
      </w:r>
    </w:p>
    <w:p w:rsidR="00000000" w:rsidDel="00000000" w:rsidP="00000000" w:rsidRDefault="00000000" w:rsidRPr="00000000" w14:paraId="000002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signed_manifest_id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SignedManifest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generated_at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2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generated_by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(system/user)</w:t>
      </w:r>
    </w:p>
    <w:p w:rsidR="00000000" w:rsidDel="00000000" w:rsidP="00000000" w:rsidRDefault="00000000" w:rsidRPr="00000000" w14:paraId="000002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integrity_checked_at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(datetime, nullable)</w:t>
      </w:r>
    </w:p>
    <w:p w:rsidR="00000000" w:rsidDel="00000000" w:rsidP="00000000" w:rsidRDefault="00000000" w:rsidRPr="00000000" w14:paraId="000002A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integrity_status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WARNING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FAILED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A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SignedManifest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(optional)</w:t>
      </w:r>
    </w:p>
    <w:p w:rsidR="00000000" w:rsidDel="00000000" w:rsidP="00000000" w:rsidRDefault="00000000" w:rsidRPr="00000000" w14:paraId="000002A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DRIntegrityCheck</w:t>
      </w:r>
    </w:p>
    <w:p w:rsidR="00000000" w:rsidDel="00000000" w:rsidP="00000000" w:rsidRDefault="00000000" w:rsidRPr="00000000" w14:paraId="000002A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Governed by Integrity &amp; Compliance (GAP 3, 13)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</w:pPr>
      <w:bookmarkStart w:colFirst="0" w:colLast="0" w:name="_25t2sba0oviw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DatasetFile</w:t>
      </w:r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 (YDFZ logical file)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Represents an individual YDFZ file (logical object) belonging to a dataset version.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A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A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storage_location_id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DatasetStorageLocation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A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s3_object_id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S3ObjectPointer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nullable if on NAS)</w:t>
      </w:r>
    </w:p>
    <w:p w:rsidR="00000000" w:rsidDel="00000000" w:rsidP="00000000" w:rsidRDefault="00000000" w:rsidRPr="00000000" w14:paraId="000002A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nas_location_id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NASLocation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nullable)</w:t>
      </w:r>
    </w:p>
    <w:p w:rsidR="00000000" w:rsidDel="00000000" w:rsidP="00000000" w:rsidRDefault="00000000" w:rsidRPr="00000000" w14:paraId="000002A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file_name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DS123_v5_part0001.ydfz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B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size_bytes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B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(int)</w:t>
      </w:r>
    </w:p>
    <w:p w:rsidR="00000000" w:rsidDel="00000000" w:rsidP="00000000" w:rsidRDefault="00000000" w:rsidRPr="00000000" w14:paraId="000002B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compression_codec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2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encryption_metadata_id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YDFZEncryptionMetadata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optional)</w:t>
      </w:r>
    </w:p>
    <w:p w:rsidR="00000000" w:rsidDel="00000000" w:rsidP="00000000" w:rsidRDefault="00000000" w:rsidRPr="00000000" w14:paraId="000002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hash_id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YDFZIntegrityHash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– file-level)</w:t>
      </w:r>
    </w:p>
    <w:p w:rsidR="00000000" w:rsidDel="00000000" w:rsidP="00000000" w:rsidRDefault="00000000" w:rsidRPr="00000000" w14:paraId="000002B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DatasetSection</w:t>
      </w:r>
    </w:p>
    <w:p w:rsidR="00000000" w:rsidDel="00000000" w:rsidP="00000000" w:rsidRDefault="00000000" w:rsidRPr="00000000" w14:paraId="000002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YDFZFileMetadata</w:t>
      </w:r>
    </w:p>
    <w:p w:rsidR="00000000" w:rsidDel="00000000" w:rsidP="00000000" w:rsidRDefault="00000000" w:rsidRPr="00000000" w14:paraId="000002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DatasetManifest</w:t>
      </w:r>
    </w:p>
    <w:p w:rsidR="00000000" w:rsidDel="00000000" w:rsidP="00000000" w:rsidRDefault="00000000" w:rsidRPr="00000000" w14:paraId="000002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Indirectly used in DR, Backup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BackupExecutionRecord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vukywtfy3qt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YDFZFileMetadata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Detailed technical metadata for a YDFZ file (low-level, format-specific).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B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B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format_version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(string/int)</w:t>
      </w:r>
    </w:p>
    <w:p w:rsidR="00000000" w:rsidDel="00000000" w:rsidP="00000000" w:rsidRDefault="00000000" w:rsidRPr="00000000" w14:paraId="000002C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header_json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header fields, column layout, magic bytes, etc.)</w:t>
      </w:r>
    </w:p>
    <w:p w:rsidR="00000000" w:rsidDel="00000000" w:rsidP="00000000" w:rsidRDefault="00000000" w:rsidRPr="00000000" w14:paraId="000002C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section_index_map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(json – mapping section_index → offsets)</w:t>
      </w:r>
    </w:p>
    <w:p w:rsidR="00000000" w:rsidDel="00000000" w:rsidP="00000000" w:rsidRDefault="00000000" w:rsidRPr="00000000" w14:paraId="000002C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footer_json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aggregated stats/filters stored in footer)</w:t>
      </w:r>
    </w:p>
    <w:p w:rsidR="00000000" w:rsidDel="00000000" w:rsidP="00000000" w:rsidRDefault="00000000" w:rsidRPr="00000000" w14:paraId="000002C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FilterRebuildTask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</w:p>
    <w:p w:rsidR="00000000" w:rsidDel="00000000" w:rsidP="00000000" w:rsidRDefault="00000000" w:rsidRPr="00000000" w14:paraId="000002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DatasetStatistics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DatasetTechnicalMetadata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eb9z929uvly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YDFZSectionMetadata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Section-level internal metadata extracted from YDFZ (might mirror DatasetSection but tightly coupled to binary layout).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C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dataset_section_id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DatasetSection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C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raw_header_json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(json)</w:t>
      </w:r>
    </w:p>
    <w:p w:rsidR="00000000" w:rsidDel="00000000" w:rsidP="00000000" w:rsidRDefault="00000000" w:rsidRPr="00000000" w14:paraId="000002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encoding_info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column encodings, dictionary stats)</w:t>
      </w:r>
    </w:p>
    <w:p w:rsidR="00000000" w:rsidDel="00000000" w:rsidP="00000000" w:rsidRDefault="00000000" w:rsidRPr="00000000" w14:paraId="000002C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null_counts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per-column)</w:t>
      </w:r>
    </w:p>
    <w:p w:rsidR="00000000" w:rsidDel="00000000" w:rsidP="00000000" w:rsidRDefault="00000000" w:rsidRPr="00000000" w14:paraId="000002D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compression_block_info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(json)</w:t>
      </w:r>
    </w:p>
    <w:p w:rsidR="00000000" w:rsidDel="00000000" w:rsidP="00000000" w:rsidRDefault="00000000" w:rsidRPr="00000000" w14:paraId="000002D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ColumnStatistics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FilterRegistry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MetricQuery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(filter efficiency)</w:t>
      </w:r>
    </w:p>
    <w:p w:rsidR="00000000" w:rsidDel="00000000" w:rsidP="00000000" w:rsidRDefault="00000000" w:rsidRPr="00000000" w14:paraId="000002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DR rebuild and integrity checks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3e28tr8k28yk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A.9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YDFZIntegrityHash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Holds cryptographic hashes and related integrity information for files/sections.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D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scope_type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scope_id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DatasetSection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hash_algorithm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SHA256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hash_value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2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hash_timestamp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2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computed_by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(system/user)</w:t>
      </w:r>
    </w:p>
    <w:p w:rsidR="00000000" w:rsidDel="00000000" w:rsidP="00000000" w:rsidRDefault="00000000" w:rsidRPr="00000000" w14:paraId="000002D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verified_at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(datetime, nullable)</w:t>
      </w:r>
    </w:p>
    <w:p w:rsidR="00000000" w:rsidDel="00000000" w:rsidP="00000000" w:rsidRDefault="00000000" w:rsidRPr="00000000" w14:paraId="000002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verification_status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FAILED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UNKNOWN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E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verification_details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(text)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E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DatasetSection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DatasetManifest</w:t>
      </w:r>
    </w:p>
    <w:p w:rsidR="00000000" w:rsidDel="00000000" w:rsidP="00000000" w:rsidRDefault="00000000" w:rsidRPr="00000000" w14:paraId="000002E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IntegrityCheck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DRIntegrityCheck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NonCompliant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marking in lifecycle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uecfqgu62jw4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YDFZEncryptionMetadata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Describes how a YDFZ file (or portions of it) are encrypted.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E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E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E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encryption_policy_id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kek_id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– key-encryption-key)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dek_id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– data-encryption-key, optionally logically referenced)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algorithm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AES-256-GCM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encryption_context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tenant, dataset, purpose)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encrypted_columns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list of column names or IDs)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key_rotation_version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(int)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2F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Integrates with RBAC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EncryptedFieldAccessRule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DataAccessProfile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F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Important for DR, backup, and SecurityAudit</w:t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h5cnpn2qha3x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DatasetStatistics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Aggregated statistics at dataset/version level for optimization, governance &amp; reporting.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2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2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row_count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file_count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(int)</w:t>
      </w:r>
    </w:p>
    <w:p w:rsidR="00000000" w:rsidDel="00000000" w:rsidP="00000000" w:rsidRDefault="00000000" w:rsidRPr="00000000" w14:paraId="000002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section_count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(int)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total_size_bytes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min_values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 – per-column)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max_values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(json)</w:t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null_ratios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(json)</w:t>
      </w:r>
    </w:p>
    <w:p w:rsidR="00000000" w:rsidDel="00000000" w:rsidP="00000000" w:rsidRDefault="00000000" w:rsidRPr="00000000" w14:paraId="000003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cardinality_estimates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(json)</w:t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generated_at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0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by optimizer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QueryPlan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QueryOptimizationHint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MetricIngestion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MetricQuery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MetricGovernance</w:t>
      </w:r>
    </w:p>
    <w:p w:rsidR="00000000" w:rsidDel="00000000" w:rsidP="00000000" w:rsidRDefault="00000000" w:rsidRPr="00000000" w14:paraId="0000030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Supports governance (data quality,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DataQualityScore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ind w:left="720" w:hanging="360"/>
        <w:rPr>
          <w:rPrChange w:author="m z a" w:id="1" w:date="2025-12-03T12:07:31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wk1n2vfrdlud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DatasetStorageLocation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Abstracts where a dataset’s files are stored (S3 bucket, prefix, possibly tiering).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storage_bucket_id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StorageBucket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storage_prefix_id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StoragePrefix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storage_class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STANDARD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GLACIER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is_primary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is_replica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region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AWS region)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by DR (primary vs replica region),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BucketReplicationConfig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DRRegion</w:t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BackupConfiguration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ind w:left="36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973pdhsixor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StorageBucket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Represents an S3 bucket (or equivalent object storage logical bucket) used by NID.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name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actual bucket name)</w:t>
      </w:r>
    </w:p>
    <w:p w:rsidR="00000000" w:rsidDel="00000000" w:rsidP="00000000" w:rsidRDefault="00000000" w:rsidRPr="00000000" w14:paraId="000003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provider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AWS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region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is_worm_enabled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worm_mode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GOVERNANCE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COMPLIANCE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default_storage_class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is_backup_bucket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is_audit_bucket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2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StoragePrefix</w:t>
      </w:r>
    </w:p>
    <w:p w:rsidR="00000000" w:rsidDel="00000000" w:rsidP="00000000" w:rsidRDefault="00000000" w:rsidRPr="00000000" w14:paraId="0000032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DatasetStorageLocation</w:t>
      </w:r>
    </w:p>
    <w:p w:rsidR="00000000" w:rsidDel="00000000" w:rsidP="00000000" w:rsidRDefault="00000000" w:rsidRPr="00000000" w14:paraId="0000032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S3ObjectPointer</w:t>
      </w:r>
    </w:p>
    <w:p w:rsidR="00000000" w:rsidDel="00000000" w:rsidP="00000000" w:rsidRDefault="00000000" w:rsidRPr="00000000" w14:paraId="0000032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BucketReplicationConfig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iss1uecla4c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StoragePrefix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Logical prefix within a bucket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/tenant/dataset/version/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storage_bucket_id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StorageBucket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prefix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purpose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AUDIT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BACKUP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etc.)</w:t>
      </w:r>
    </w:p>
    <w:p w:rsidR="00000000" w:rsidDel="00000000" w:rsidP="00000000" w:rsidRDefault="00000000" w:rsidRPr="00000000" w14:paraId="000003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immutable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3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S3ObjectPointer</w:t>
      </w:r>
    </w:p>
    <w:p w:rsidR="00000000" w:rsidDel="00000000" w:rsidP="00000000" w:rsidRDefault="00000000" w:rsidRPr="00000000" w14:paraId="000003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DatasetStorageLocation</w:t>
      </w:r>
    </w:p>
    <w:p w:rsidR="00000000" w:rsidDel="00000000" w:rsidP="00000000" w:rsidRDefault="00000000" w:rsidRPr="00000000" w14:paraId="0000033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DR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DRRegion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38">
      <w:pPr>
        <w:spacing w:after="240" w:before="240" w:lineRule="auto"/>
        <w:ind w:left="720" w:hanging="360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aoty8bsj0e2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S3ObjectPointer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Represents the actual object (file) in S3: bucket + key + metadata.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storage_bucket_id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StorageBucket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version_id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(string, optional – S3 versioning)</w:t>
      </w:r>
    </w:p>
    <w:p w:rsidR="00000000" w:rsidDel="00000000" w:rsidP="00000000" w:rsidRDefault="00000000" w:rsidRPr="00000000" w14:paraId="000003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size_bytes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3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etag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object_lock_metadata_id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ObjectLockMetadata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optional)</w:t>
      </w:r>
    </w:p>
    <w:p w:rsidR="00000000" w:rsidDel="00000000" w:rsidP="00000000" w:rsidRDefault="00000000" w:rsidRPr="00000000" w14:paraId="000003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last_modified_at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4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1–1 or 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(depending on design)</w:t>
      </w:r>
    </w:p>
    <w:p w:rsidR="00000000" w:rsidDel="00000000" w:rsidP="00000000" w:rsidRDefault="00000000" w:rsidRPr="00000000" w14:paraId="000003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BackupExecutionRecord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DRRebuildTask</w:t>
      </w:r>
    </w:p>
    <w:p w:rsidR="00000000" w:rsidDel="00000000" w:rsidP="00000000" w:rsidRDefault="00000000" w:rsidRPr="00000000" w14:paraId="0000034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Relevant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ObjectLockMetadata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BucketReplicationConfig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7t9ah568yx3e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NASLocation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Represents a file/folder path on a NAS used as source or temporary storage.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path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UNC/path)</w:t>
      </w:r>
    </w:p>
    <w:p w:rsidR="00000000" w:rsidDel="00000000" w:rsidP="00000000" w:rsidRDefault="00000000" w:rsidRPr="00000000" w14:paraId="000003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host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NAS server)</w:t>
      </w:r>
    </w:p>
    <w:p w:rsidR="00000000" w:rsidDel="00000000" w:rsidP="00000000" w:rsidRDefault="00000000" w:rsidRPr="00000000" w14:paraId="000003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mount_point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purpose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INGEST_SOURCE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STAGING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ARCHIVE_FALLBACK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Tenant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optional)</w:t>
      </w:r>
    </w:p>
    <w:p w:rsidR="00000000" w:rsidDel="00000000" w:rsidP="00000000" w:rsidRDefault="00000000" w:rsidRPr="00000000" w14:paraId="000003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is_read_only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5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5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Referenced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IngestionSource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DatasetFile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(NAS-based)</w:t>
      </w:r>
    </w:p>
    <w:p w:rsidR="00000000" w:rsidDel="00000000" w:rsidP="00000000" w:rsidRDefault="00000000" w:rsidRPr="00000000" w14:paraId="0000035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Integrated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BackupConfiguration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if NAS is used for redundancy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dgwofjl2ciml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ObjectLockMetadata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Describes WORM / object lock properties for an S3 object.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5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5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s3_object_id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S3ObjectPointer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5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mode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GOVERNANCE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COMPLIANCE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5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retain_until_date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35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legal_hold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locked_at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(datetime)</w:t>
      </w:r>
    </w:p>
    <w:p w:rsidR="00000000" w:rsidDel="00000000" w:rsidP="00000000" w:rsidRDefault="00000000" w:rsidRPr="00000000" w14:paraId="0000036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locked_by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(user/system)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6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Consumed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RetentionPolicy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LegalHold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PurgePolicy</w:t>
      </w:r>
    </w:p>
    <w:p w:rsidR="00000000" w:rsidDel="00000000" w:rsidP="00000000" w:rsidRDefault="00000000" w:rsidRPr="00000000" w14:paraId="0000036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Compliance checks (GAP 1 &amp; 2)</w:t>
      </w:r>
    </w:p>
    <w:p w:rsidR="00000000" w:rsidDel="00000000" w:rsidP="00000000" w:rsidRDefault="00000000" w:rsidRPr="00000000" w14:paraId="0000036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Relevant in DR &amp; backup (WORM behavior replication)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b37aschzbnzc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DatasetTag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Tagging mechanism for datasets (e.g. “AML”, “CRITICAL”, “GDPR”).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6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6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6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tag_key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domain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sensitivity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6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tag_value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AML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HIGH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6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created_at</w:t>
      </w:r>
    </w:p>
    <w:p w:rsidR="00000000" w:rsidDel="00000000" w:rsidP="00000000" w:rsidRDefault="00000000" w:rsidRPr="00000000" w14:paraId="0000036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created_by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User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6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by governance &amp; search filters</w:t>
      </w:r>
    </w:p>
    <w:p w:rsidR="00000000" w:rsidDel="00000000" w:rsidP="00000000" w:rsidRDefault="00000000" w:rsidRPr="00000000" w14:paraId="0000037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May influence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AccessPolicy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MaskingPolicy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RetentionPolicy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uzvi6c1fqa18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A.19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ColumnDefinition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Defines a column for a given schema version of a dataset.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SchemaVersion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name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(string)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data_type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logical type)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physical_type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 – e.g. YDFZ internal type)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nullable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is_primary_key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is_business_key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is_sensitive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(bool)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sensitive_column_id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SensitiveColumn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optional)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description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(text)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position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(int – order)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1–N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ColumnStatistics</w:t>
      </w:r>
    </w:p>
    <w:p w:rsidR="00000000" w:rsidDel="00000000" w:rsidP="00000000" w:rsidRDefault="00000000" w:rsidRPr="00000000" w14:paraId="000003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MaskingPolicy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ColumnAccessPolicy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ColumnACL</w:t>
      </w:r>
    </w:p>
    <w:p w:rsidR="00000000" w:rsidDel="00000000" w:rsidP="00000000" w:rsidRDefault="00000000" w:rsidRPr="00000000" w14:paraId="000003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DatasetSensitivity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ValidationRule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DataQualityScore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</w:pPr>
      <w:bookmarkStart w:colFirst="0" w:colLast="0" w:name="_mekv594wqkxu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  <w:rPrChange w:author="m z a" w:id="1" w:date="2025-12-03T12:07:31Z">
            <w:rPr>
              <w:b w:val="1"/>
              <w:bCs w:val="1"/>
              <w:sz w:val="34"/>
              <w:szCs w:val="34"/>
            </w:rPr>
          </w:rPrChange>
        </w:rPr>
        <w:t xml:space="preserve">A.20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  <w:rPrChange w:author="m z a" w:id="1" w:date="2025-12-03T12:07:31Z">
            <w:rPr>
              <w:rFonts w:ascii="Roboto Mono" w:cs="Roboto Mono" w:eastAsia="Roboto Mono" w:hAnsi="Roboto Mono"/>
              <w:b w:val="1"/>
              <w:bCs w:val="1"/>
              <w:color w:val="188038"/>
              <w:sz w:val="34"/>
              <w:szCs w:val="34"/>
            </w:rPr>
          </w:rPrChange>
        </w:rPr>
        <w:t xml:space="preserve">ColumnStatistics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Purpose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Per-column statistics, usually computed per dataset version or per section and aggregated.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Key Fields</w:t>
      </w:r>
    </w:p>
    <w:p w:rsidR="00000000" w:rsidDel="00000000" w:rsidP="00000000" w:rsidRDefault="00000000" w:rsidRPr="00000000" w14:paraId="000003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id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(PK)</w:t>
      </w:r>
    </w:p>
    <w:p w:rsidR="00000000" w:rsidDel="00000000" w:rsidP="00000000" w:rsidRDefault="00000000" w:rsidRPr="00000000" w14:paraId="000003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dataset_version_id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DatasetVersion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column_definition_id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m z a" w:id="1" w:date="2025-12-03T12:07:31Z">
            <w:rPr>
              <w:rFonts w:ascii="Arial Unicode MS" w:cs="Arial Unicode MS" w:eastAsia="Arial Unicode MS" w:hAnsi="Arial Unicode MS"/>
            </w:rPr>
          </w:rPrChange>
        </w:rPr>
        <w:t xml:space="preserve"> (FK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ColumnDefinition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)</w:t>
      </w:r>
    </w:p>
    <w:p w:rsidR="00000000" w:rsidDel="00000000" w:rsidP="00000000" w:rsidRDefault="00000000" w:rsidRPr="00000000" w14:paraId="000003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min_value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(string/json)</w:t>
      </w:r>
    </w:p>
    <w:p w:rsidR="00000000" w:rsidDel="00000000" w:rsidP="00000000" w:rsidRDefault="00000000" w:rsidRPr="00000000" w14:paraId="000003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max_value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(string/json)</w:t>
      </w:r>
    </w:p>
    <w:p w:rsidR="00000000" w:rsidDel="00000000" w:rsidP="00000000" w:rsidRDefault="00000000" w:rsidRPr="00000000" w14:paraId="000003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distinct_count_estimate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3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null_count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3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non_null_count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(bigint)</w:t>
      </w:r>
    </w:p>
    <w:p w:rsidR="00000000" w:rsidDel="00000000" w:rsidP="00000000" w:rsidRDefault="00000000" w:rsidRPr="00000000" w14:paraId="000003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avg_length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(float, for strings)</w:t>
      </w:r>
    </w:p>
    <w:p w:rsidR="00000000" w:rsidDel="00000000" w:rsidP="00000000" w:rsidRDefault="00000000" w:rsidRPr="00000000" w14:paraId="000003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histogram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(json, optional)</w:t>
      </w:r>
    </w:p>
    <w:p w:rsidR="00000000" w:rsidDel="00000000" w:rsidP="00000000" w:rsidRDefault="00000000" w:rsidRPr="00000000" w14:paraId="0000039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generated_at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  <w:rPrChange w:author="m z a" w:id="1" w:date="2025-12-03T12:07:31Z">
            <w:rPr>
              <w:b w:val="1"/>
              <w:bCs w:val="1"/>
            </w:rPr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Relationships</w:t>
      </w:r>
    </w:p>
    <w:p w:rsidR="00000000" w:rsidDel="00000000" w:rsidP="00000000" w:rsidRDefault="00000000" w:rsidRPr="00000000" w14:paraId="0000039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QueryOptimizationHint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MetricQuery</w:t>
      </w:r>
    </w:p>
    <w:p w:rsidR="00000000" w:rsidDel="00000000" w:rsidP="00000000" w:rsidRDefault="00000000" w:rsidRPr="00000000" w14:paraId="0000039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MetricGovernance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DataQualityScore</w:t>
      </w:r>
    </w:p>
    <w:p w:rsidR="00000000" w:rsidDel="00000000" w:rsidP="00000000" w:rsidRDefault="00000000" w:rsidRPr="00000000" w14:paraId="0000039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May influence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m z a" w:id="1" w:date="2025-12-03T12:07:31Z">
            <w:rPr>
              <w:rFonts w:ascii="Roboto Mono" w:cs="Roboto Mono" w:eastAsia="Roboto Mono" w:hAnsi="Roboto Mono"/>
              <w:color w:val="188038"/>
            </w:rPr>
          </w:rPrChange>
        </w:rPr>
        <w:t xml:space="preserve">MaskingPolicy</w:t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(e.g. pattern-based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m4jxylwwh4j0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B. INGESTION PIPELINE ENTITIES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dw9s0xwx01h4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(source info, ingestion jobs, validation, errors, mapping)</w:t>
      </w:r>
    </w:p>
    <w:p w:rsidR="00000000" w:rsidDel="00000000" w:rsidP="00000000" w:rsidRDefault="00000000" w:rsidRPr="00000000" w14:paraId="0000039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IngestionJob</w:t>
      </w:r>
    </w:p>
    <w:p w:rsidR="00000000" w:rsidDel="00000000" w:rsidP="00000000" w:rsidRDefault="00000000" w:rsidRPr="00000000" w14:paraId="000003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IngestionRun</w:t>
      </w:r>
    </w:p>
    <w:p w:rsidR="00000000" w:rsidDel="00000000" w:rsidP="00000000" w:rsidRDefault="00000000" w:rsidRPr="00000000" w14:paraId="000003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IngestionStep</w:t>
      </w:r>
    </w:p>
    <w:p w:rsidR="00000000" w:rsidDel="00000000" w:rsidP="00000000" w:rsidRDefault="00000000" w:rsidRPr="00000000" w14:paraId="000003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IngestionSource</w:t>
      </w:r>
    </w:p>
    <w:p w:rsidR="00000000" w:rsidDel="00000000" w:rsidP="00000000" w:rsidRDefault="00000000" w:rsidRPr="00000000" w14:paraId="0000039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SourceConnection</w:t>
      </w:r>
    </w:p>
    <w:p w:rsidR="00000000" w:rsidDel="00000000" w:rsidP="00000000" w:rsidRDefault="00000000" w:rsidRPr="00000000" w14:paraId="000003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SourceCredential</w:t>
      </w:r>
    </w:p>
    <w:p w:rsidR="00000000" w:rsidDel="00000000" w:rsidP="00000000" w:rsidRDefault="00000000" w:rsidRPr="00000000" w14:paraId="000003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ColumnMappingRule</w:t>
      </w:r>
    </w:p>
    <w:p w:rsidR="00000000" w:rsidDel="00000000" w:rsidP="00000000" w:rsidRDefault="00000000" w:rsidRPr="00000000" w14:paraId="000003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SchemaMappingRule</w:t>
      </w:r>
    </w:p>
    <w:p w:rsidR="00000000" w:rsidDel="00000000" w:rsidP="00000000" w:rsidRDefault="00000000" w:rsidRPr="00000000" w14:paraId="000003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FormatConversionProfile</w:t>
      </w:r>
    </w:p>
    <w:p w:rsidR="00000000" w:rsidDel="00000000" w:rsidP="00000000" w:rsidRDefault="00000000" w:rsidRPr="00000000" w14:paraId="000003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IngestionValidationResult</w:t>
      </w:r>
    </w:p>
    <w:p w:rsidR="00000000" w:rsidDel="00000000" w:rsidP="00000000" w:rsidRDefault="00000000" w:rsidRPr="00000000" w14:paraId="000003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IngestionError</w:t>
      </w:r>
    </w:p>
    <w:p w:rsidR="00000000" w:rsidDel="00000000" w:rsidP="00000000" w:rsidRDefault="00000000" w:rsidRPr="00000000" w14:paraId="000003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IngestionWarning</w:t>
      </w:r>
    </w:p>
    <w:p w:rsidR="00000000" w:rsidDel="00000000" w:rsidP="00000000" w:rsidRDefault="00000000" w:rsidRPr="00000000" w14:paraId="000003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StagingFile</w:t>
      </w:r>
    </w:p>
    <w:p w:rsidR="00000000" w:rsidDel="00000000" w:rsidP="00000000" w:rsidRDefault="00000000" w:rsidRPr="00000000" w14:paraId="000003A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IngestionTaskQueueEntry</w:t>
      </w:r>
    </w:p>
    <w:p w:rsidR="00000000" w:rsidDel="00000000" w:rsidP="00000000" w:rsidRDefault="00000000" w:rsidRPr="00000000" w14:paraId="000003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IngestionBatch</w:t>
      </w:r>
    </w:p>
    <w:p w:rsidR="00000000" w:rsidDel="00000000" w:rsidP="00000000" w:rsidRDefault="00000000" w:rsidRPr="00000000" w14:paraId="000003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IngestionConfiguration</w:t>
      </w:r>
    </w:p>
    <w:p w:rsidR="00000000" w:rsidDel="00000000" w:rsidP="00000000" w:rsidRDefault="00000000" w:rsidRPr="00000000" w14:paraId="000003A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IngestionSchedule (optional)</w:t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6wbb1fnnozx7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C. GOVERNANCE &amp; METADATA ENTITIES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ug80onsjq6yb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(ownership, classification, glossary, business rules)</w:t>
      </w:r>
    </w:p>
    <w:p w:rsidR="00000000" w:rsidDel="00000000" w:rsidP="00000000" w:rsidRDefault="00000000" w:rsidRPr="00000000" w14:paraId="000003A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DatasetOwner</w:t>
      </w:r>
    </w:p>
    <w:p w:rsidR="00000000" w:rsidDel="00000000" w:rsidP="00000000" w:rsidRDefault="00000000" w:rsidRPr="00000000" w14:paraId="000003A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DatasetSteward</w:t>
      </w:r>
    </w:p>
    <w:p w:rsidR="00000000" w:rsidDel="00000000" w:rsidP="00000000" w:rsidRDefault="00000000" w:rsidRPr="00000000" w14:paraId="000003A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DatasetClassification</w:t>
      </w:r>
    </w:p>
    <w:p w:rsidR="00000000" w:rsidDel="00000000" w:rsidP="00000000" w:rsidRDefault="00000000" w:rsidRPr="00000000" w14:paraId="000003A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DatasetSensitivity (PII levels)</w:t>
      </w:r>
    </w:p>
    <w:p w:rsidR="00000000" w:rsidDel="00000000" w:rsidP="00000000" w:rsidRDefault="00000000" w:rsidRPr="00000000" w14:paraId="000003A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DatasetBusinessMetadata</w:t>
      </w:r>
    </w:p>
    <w:p w:rsidR="00000000" w:rsidDel="00000000" w:rsidP="00000000" w:rsidRDefault="00000000" w:rsidRPr="00000000" w14:paraId="000003B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MetadataAttribute</w:t>
      </w:r>
    </w:p>
    <w:p w:rsidR="00000000" w:rsidDel="00000000" w:rsidP="00000000" w:rsidRDefault="00000000" w:rsidRPr="00000000" w14:paraId="000003B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MetadataAttributeDefinition</w:t>
      </w:r>
    </w:p>
    <w:p w:rsidR="00000000" w:rsidDel="00000000" w:rsidP="00000000" w:rsidRDefault="00000000" w:rsidRPr="00000000" w14:paraId="000003B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MetadataCompletenessScore</w:t>
      </w:r>
    </w:p>
    <w:p w:rsidR="00000000" w:rsidDel="00000000" w:rsidP="00000000" w:rsidRDefault="00000000" w:rsidRPr="00000000" w14:paraId="000003B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GlossaryTerm</w:t>
      </w:r>
    </w:p>
    <w:p w:rsidR="00000000" w:rsidDel="00000000" w:rsidP="00000000" w:rsidRDefault="00000000" w:rsidRPr="00000000" w14:paraId="000003B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DatasetGlossaryLink</w:t>
      </w:r>
    </w:p>
    <w:p w:rsidR="00000000" w:rsidDel="00000000" w:rsidP="00000000" w:rsidRDefault="00000000" w:rsidRPr="00000000" w14:paraId="000003B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SchemaVersion</w:t>
      </w:r>
    </w:p>
    <w:p w:rsidR="00000000" w:rsidDel="00000000" w:rsidP="00000000" w:rsidRDefault="00000000" w:rsidRPr="00000000" w14:paraId="000003B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SchemaDriftRecord</w:t>
      </w:r>
    </w:p>
    <w:p w:rsidR="00000000" w:rsidDel="00000000" w:rsidP="00000000" w:rsidRDefault="00000000" w:rsidRPr="00000000" w14:paraId="000003B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BusinessRule</w:t>
      </w:r>
    </w:p>
    <w:p w:rsidR="00000000" w:rsidDel="00000000" w:rsidP="00000000" w:rsidRDefault="00000000" w:rsidRPr="00000000" w14:paraId="000003B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ValidationRule (governance-level)</w:t>
      </w:r>
    </w:p>
    <w:p w:rsidR="00000000" w:rsidDel="00000000" w:rsidP="00000000" w:rsidRDefault="00000000" w:rsidRPr="00000000" w14:paraId="000003B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ValidationResult</w:t>
      </w:r>
    </w:p>
    <w:p w:rsidR="00000000" w:rsidDel="00000000" w:rsidP="00000000" w:rsidRDefault="00000000" w:rsidRPr="00000000" w14:paraId="000003B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GovernancePolicy</w:t>
      </w:r>
    </w:p>
    <w:p w:rsidR="00000000" w:rsidDel="00000000" w:rsidP="00000000" w:rsidRDefault="00000000" w:rsidRPr="00000000" w14:paraId="000003B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GovernanceViolation</w:t>
      </w:r>
    </w:p>
    <w:p w:rsidR="00000000" w:rsidDel="00000000" w:rsidP="00000000" w:rsidRDefault="00000000" w:rsidRPr="00000000" w14:paraId="000003B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DatasetBusinessContext</w:t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kz96d94h1s1c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D. RETENTION &amp; LEGAL ENTITIES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7lpd4m2wp2bv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(legal hold, retention policy, purge lifecycle)</w:t>
      </w:r>
    </w:p>
    <w:p w:rsidR="00000000" w:rsidDel="00000000" w:rsidP="00000000" w:rsidRDefault="00000000" w:rsidRPr="00000000" w14:paraId="000003B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RetentionPolicy</w:t>
      </w:r>
    </w:p>
    <w:p w:rsidR="00000000" w:rsidDel="00000000" w:rsidP="00000000" w:rsidRDefault="00000000" w:rsidRPr="00000000" w14:paraId="000003C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RetentionSchedule</w:t>
      </w:r>
    </w:p>
    <w:p w:rsidR="00000000" w:rsidDel="00000000" w:rsidP="00000000" w:rsidRDefault="00000000" w:rsidRPr="00000000" w14:paraId="000003C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DatasetRetentionAssignment</w:t>
      </w:r>
    </w:p>
    <w:p w:rsidR="00000000" w:rsidDel="00000000" w:rsidP="00000000" w:rsidRDefault="00000000" w:rsidRPr="00000000" w14:paraId="000003C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LegalHold</w:t>
      </w:r>
    </w:p>
    <w:p w:rsidR="00000000" w:rsidDel="00000000" w:rsidP="00000000" w:rsidRDefault="00000000" w:rsidRPr="00000000" w14:paraId="000003C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LegalHoldReason</w:t>
      </w:r>
    </w:p>
    <w:p w:rsidR="00000000" w:rsidDel="00000000" w:rsidP="00000000" w:rsidRDefault="00000000" w:rsidRPr="00000000" w14:paraId="000003C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RetentionException</w:t>
      </w:r>
    </w:p>
    <w:p w:rsidR="00000000" w:rsidDel="00000000" w:rsidP="00000000" w:rsidRDefault="00000000" w:rsidRPr="00000000" w14:paraId="000003C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ExpirationEvent</w:t>
      </w:r>
    </w:p>
    <w:p w:rsidR="00000000" w:rsidDel="00000000" w:rsidP="00000000" w:rsidRDefault="00000000" w:rsidRPr="00000000" w14:paraId="000003C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RetentionEvaluationLog</w:t>
      </w:r>
    </w:p>
    <w:p w:rsidR="00000000" w:rsidDel="00000000" w:rsidP="00000000" w:rsidRDefault="00000000" w:rsidRPr="00000000" w14:paraId="000003C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PurgeRequest</w:t>
      </w:r>
    </w:p>
    <w:p w:rsidR="00000000" w:rsidDel="00000000" w:rsidP="00000000" w:rsidRDefault="00000000" w:rsidRPr="00000000" w14:paraId="000003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PurgeApproval</w:t>
      </w:r>
    </w:p>
    <w:p w:rsidR="00000000" w:rsidDel="00000000" w:rsidP="00000000" w:rsidRDefault="00000000" w:rsidRPr="00000000" w14:paraId="000003C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PurgeExecution</w:t>
      </w:r>
    </w:p>
    <w:p w:rsidR="00000000" w:rsidDel="00000000" w:rsidP="00000000" w:rsidRDefault="00000000" w:rsidRPr="00000000" w14:paraId="000003C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PurgeTombstone</w:t>
      </w:r>
    </w:p>
    <w:p w:rsidR="00000000" w:rsidDel="00000000" w:rsidP="00000000" w:rsidRDefault="00000000" w:rsidRPr="00000000" w14:paraId="000003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PurgeError</w:t>
      </w:r>
    </w:p>
    <w:p w:rsidR="00000000" w:rsidDel="00000000" w:rsidP="00000000" w:rsidRDefault="00000000" w:rsidRPr="00000000" w14:paraId="000003C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PurgeJustification</w:t>
      </w:r>
    </w:p>
    <w:p w:rsidR="00000000" w:rsidDel="00000000" w:rsidP="00000000" w:rsidRDefault="00000000" w:rsidRPr="00000000" w14:paraId="000003C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PurgeBatch</w:t>
      </w:r>
    </w:p>
    <w:p w:rsidR="00000000" w:rsidDel="00000000" w:rsidP="00000000" w:rsidRDefault="00000000" w:rsidRPr="00000000" w14:paraId="000003C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PurgePolicy</w:t>
      </w:r>
    </w:p>
    <w:p w:rsidR="00000000" w:rsidDel="00000000" w:rsidP="00000000" w:rsidRDefault="00000000" w:rsidRPr="00000000" w14:paraId="000003C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PurgePrecheckResult</w:t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cowh9bl5k9xp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E. LIFECYCLE ENTITIES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qvdtf9o7m1r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(state flow, lifecycle policies, transitions)</w:t>
      </w:r>
    </w:p>
    <w:p w:rsidR="00000000" w:rsidDel="00000000" w:rsidP="00000000" w:rsidRDefault="00000000" w:rsidRPr="00000000" w14:paraId="000003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DatasetLifecycleState</w:t>
      </w:r>
    </w:p>
    <w:p w:rsidR="00000000" w:rsidDel="00000000" w:rsidP="00000000" w:rsidRDefault="00000000" w:rsidRPr="00000000" w14:paraId="000003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LifecycleStateDefinition</w:t>
      </w:r>
    </w:p>
    <w:p w:rsidR="00000000" w:rsidDel="00000000" w:rsidP="00000000" w:rsidRDefault="00000000" w:rsidRPr="00000000" w14:paraId="000003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LifecycleTransitionEvent</w:t>
      </w:r>
    </w:p>
    <w:p w:rsidR="00000000" w:rsidDel="00000000" w:rsidP="00000000" w:rsidRDefault="00000000" w:rsidRPr="00000000" w14:paraId="000003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LifecyclePolicy</w:t>
      </w:r>
    </w:p>
    <w:p w:rsidR="00000000" w:rsidDel="00000000" w:rsidP="00000000" w:rsidRDefault="00000000" w:rsidRPr="00000000" w14:paraId="000003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LifecycleViolationRecord</w:t>
      </w:r>
    </w:p>
    <w:p w:rsidR="00000000" w:rsidDel="00000000" w:rsidP="00000000" w:rsidRDefault="00000000" w:rsidRPr="00000000" w14:paraId="000003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LifecycleEventLog</w:t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lan3072y0o3d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F. SECURITY, ACCESS CONTROL, &amp; RBAC ENTITIES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ijhr9ahfibxp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(roles, permissions, groups, policies, ACLs, tokens, alerts)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Identities &amp; Groups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79. User</w:t>
        <w:br w:type="textWrapping"/>
        <w:t xml:space="preserve"> 80. ExternalIdentityProvider</w:t>
        <w:br w:type="textWrapping"/>
        <w:t xml:space="preserve"> 81. ExternalIdentityLink</w:t>
        <w:br w:type="textWrapping"/>
        <w:t xml:space="preserve"> 82. Group</w:t>
        <w:br w:type="textWrapping"/>
        <w:t xml:space="preserve"> 83. UserGroupMembership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Roles &amp; Permissions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84. Role</w:t>
        <w:br w:type="textWrapping"/>
        <w:t xml:space="preserve"> 85. RoleHierarchy</w:t>
        <w:br w:type="textWrapping"/>
        <w:t xml:space="preserve"> 86. Permission</w:t>
        <w:br w:type="textWrapping"/>
        <w:t xml:space="preserve"> 87. RolePermission</w:t>
        <w:br w:type="textWrapping"/>
        <w:t xml:space="preserve"> 88. RoleGroupBinding</w:t>
        <w:br w:type="textWrapping"/>
        <w:t xml:space="preserve"> 89. UserRoleOverride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Tenants &amp; Scope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90. Tenant</w:t>
        <w:br w:type="textWrapping"/>
        <w:t xml:space="preserve"> 91. UserTenantAssignment</w:t>
        <w:br w:type="textWrapping"/>
        <w:t xml:space="preserve"> 92. GroupTenantAssignment</w:t>
        <w:br w:type="textWrapping"/>
        <w:t xml:space="preserve"> 93. TenantRoleScope</w:t>
        <w:br w:type="textWrapping"/>
        <w:t xml:space="preserve"> 94. TenantPolicy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Resource Access &amp; ACLs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95. ResourceType</w:t>
        <w:br w:type="textWrapping"/>
        <w:t xml:space="preserve"> 96. ResourceInstance</w:t>
        <w:br w:type="textWrapping"/>
        <w:t xml:space="preserve"> 97. DatasetACL</w:t>
        <w:br w:type="textWrapping"/>
        <w:t xml:space="preserve"> 98. ColumnACL</w:t>
        <w:br w:type="textWrapping"/>
        <w:t xml:space="preserve"> 99. FeatureFlagPermission</w:t>
        <w:br w:type="textWrapping"/>
        <w:t xml:space="preserve"> 100. ColumnAccessPolicy</w:t>
        <w:br w:type="textWrapping"/>
        <w:t xml:space="preserve"> 101. DataAccessProfile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Policies &amp; Conditions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102. AccessPolicy</w:t>
        <w:br w:type="textWrapping"/>
        <w:t xml:space="preserve"> 103. PolicyCondition</w:t>
        <w:br w:type="textWrapping"/>
        <w:t xml:space="preserve"> 104. PolicySubject</w:t>
        <w:br w:type="textWrapping"/>
        <w:t xml:space="preserve"> 105. PolicyTarget</w:t>
        <w:br w:type="textWrapping"/>
        <w:t xml:space="preserve"> 106. PolicyEvaluationLog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Sessions &amp; Tokens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107. UserSession</w:t>
        <w:br w:type="textWrapping"/>
        <w:t xml:space="preserve"> 108. APIToken</w:t>
        <w:br w:type="textWrapping"/>
        <w:t xml:space="preserve"> 109. APITokenScope</w:t>
        <w:br w:type="textWrapping"/>
        <w:t xml:space="preserve"> 110. TokenSecret</w:t>
        <w:br w:type="textWrapping"/>
        <w:t xml:space="preserve"> 111. TokenRevocationEvent</w:t>
        <w:br w:type="textWrapping"/>
        <w:t xml:space="preserve"> 112. MFARequirement (optional)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PrChange w:author="m z a" w:id="1" w:date="2025-12-03T12:07:31Z">
            <w:rPr/>
          </w:rPrChange>
        </w:rPr>
      </w:pPr>
      <w:r w:rsidDel="00000000" w:rsidR="00000000" w:rsidRPr="00000000">
        <w:rPr>
          <w:b w:val="1"/>
          <w:bCs w:val="1"/>
          <w:rtl w:val="0"/>
          <w:rPrChange w:author="m z a" w:id="1" w:date="2025-12-03T12:07:31Z">
            <w:rPr>
              <w:b w:val="1"/>
              <w:bCs w:val="1"/>
            </w:rPr>
          </w:rPrChange>
        </w:rPr>
        <w:t xml:space="preserve">Security Events &amp; Alerts</w:t>
        <w:br w:type="textWrapping"/>
      </w: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 113. SecurityAlert</w:t>
        <w:br w:type="textWrapping"/>
        <w:t xml:space="preserve"> 114. ThreatSignature</w:t>
        <w:br w:type="textWrapping"/>
        <w:t xml:space="preserve"> 115. AbusePatternRecord</w:t>
        <w:br w:type="textWrapping"/>
        <w:t xml:space="preserve"> 116. RBACChangeEvent</w:t>
        <w:br w:type="textWrapping"/>
        <w:t xml:space="preserve"> 117. AccessDecisionLog</w:t>
        <w:br w:type="textWrapping"/>
        <w:t xml:space="preserve"> 118. PrivilegeEscalationAlert</w:t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cuaufn2usjij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G. MASKING, OBFUSCATION &amp; COLUMN-LEVEL SECURITY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ad9litc1pmuw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(ties into RBAC, dataset types, governance)</w:t>
      </w:r>
    </w:p>
    <w:p w:rsidR="00000000" w:rsidDel="00000000" w:rsidP="00000000" w:rsidRDefault="00000000" w:rsidRPr="00000000" w14:paraId="000003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MaskingPolicy</w:t>
      </w:r>
    </w:p>
    <w:p w:rsidR="00000000" w:rsidDel="00000000" w:rsidP="00000000" w:rsidRDefault="00000000" w:rsidRPr="00000000" w14:paraId="000003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MaskingRule</w:t>
      </w:r>
    </w:p>
    <w:p w:rsidR="00000000" w:rsidDel="00000000" w:rsidP="00000000" w:rsidRDefault="00000000" w:rsidRPr="00000000" w14:paraId="000003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MaskingFunction</w:t>
      </w:r>
    </w:p>
    <w:p w:rsidR="00000000" w:rsidDel="00000000" w:rsidP="00000000" w:rsidRDefault="00000000" w:rsidRPr="00000000" w14:paraId="000003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SensitiveColumn</w:t>
      </w:r>
    </w:p>
    <w:p w:rsidR="00000000" w:rsidDel="00000000" w:rsidP="00000000" w:rsidRDefault="00000000" w:rsidRPr="00000000" w14:paraId="000003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EncryptionPolicy</w:t>
      </w:r>
    </w:p>
    <w:p w:rsidR="00000000" w:rsidDel="00000000" w:rsidP="00000000" w:rsidRDefault="00000000" w:rsidRPr="00000000" w14:paraId="000003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ColumnEncryptionConfig</w:t>
      </w:r>
    </w:p>
    <w:p w:rsidR="00000000" w:rsidDel="00000000" w:rsidP="00000000" w:rsidRDefault="00000000" w:rsidRPr="00000000" w14:paraId="000003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EncryptedFieldAccessRule</w:t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xwwtrxpgnbh9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H. ENCRYPTION &amp; KEY MANAGEMENT ENTITIES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pq3h715j7tud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(KEKs, DEKs, rotation, certificates)</w:t>
      </w:r>
    </w:p>
    <w:p w:rsidR="00000000" w:rsidDel="00000000" w:rsidP="00000000" w:rsidRDefault="00000000" w:rsidRPr="00000000" w14:paraId="000003E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EncryptionKey</w:t>
      </w:r>
    </w:p>
    <w:p w:rsidR="00000000" w:rsidDel="00000000" w:rsidP="00000000" w:rsidRDefault="00000000" w:rsidRPr="00000000" w14:paraId="000003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KeyHierarchy</w:t>
      </w:r>
    </w:p>
    <w:p w:rsidR="00000000" w:rsidDel="00000000" w:rsidP="00000000" w:rsidRDefault="00000000" w:rsidRPr="00000000" w14:paraId="000003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KeyRotationRecord</w:t>
      </w:r>
    </w:p>
    <w:p w:rsidR="00000000" w:rsidDel="00000000" w:rsidP="00000000" w:rsidRDefault="00000000" w:rsidRPr="00000000" w14:paraId="000003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MetadataEncryptionRecord</w:t>
      </w:r>
    </w:p>
    <w:p w:rsidR="00000000" w:rsidDel="00000000" w:rsidP="00000000" w:rsidRDefault="00000000" w:rsidRPr="00000000" w14:paraId="000003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EncryptionKeyVersion</w:t>
      </w:r>
    </w:p>
    <w:p w:rsidR="00000000" w:rsidDel="00000000" w:rsidP="00000000" w:rsidRDefault="00000000" w:rsidRPr="00000000" w14:paraId="000003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EncryptionContext</w:t>
      </w:r>
    </w:p>
    <w:p w:rsidR="00000000" w:rsidDel="00000000" w:rsidP="00000000" w:rsidRDefault="00000000" w:rsidRPr="00000000" w14:paraId="000003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SignedManifest</w:t>
      </w:r>
    </w:p>
    <w:p w:rsidR="00000000" w:rsidDel="00000000" w:rsidP="00000000" w:rsidRDefault="00000000" w:rsidRPr="00000000" w14:paraId="000003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SignatureCertificate</w:t>
        <w:br w:type="textWrapping"/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i8ch0gej3dis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I. PYRO5 FILTER INDEX ENTITIES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3y9nswdwog6k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(in-memory pruning engine state &amp; persistence)</w:t>
      </w:r>
    </w:p>
    <w:p w:rsidR="00000000" w:rsidDel="00000000" w:rsidP="00000000" w:rsidRDefault="00000000" w:rsidRPr="00000000" w14:paraId="000003F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FilterRegistry</w:t>
      </w:r>
    </w:p>
    <w:p w:rsidR="00000000" w:rsidDel="00000000" w:rsidP="00000000" w:rsidRDefault="00000000" w:rsidRPr="00000000" w14:paraId="000003F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SectionFilterRecord</w:t>
      </w:r>
    </w:p>
    <w:p w:rsidR="00000000" w:rsidDel="00000000" w:rsidP="00000000" w:rsidRDefault="00000000" w:rsidRPr="00000000" w14:paraId="000003F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ColumnFilter</w:t>
      </w:r>
    </w:p>
    <w:p w:rsidR="00000000" w:rsidDel="00000000" w:rsidP="00000000" w:rsidRDefault="00000000" w:rsidRPr="00000000" w14:paraId="000003F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FilterSnapshot</w:t>
      </w:r>
    </w:p>
    <w:p w:rsidR="00000000" w:rsidDel="00000000" w:rsidP="00000000" w:rsidRDefault="00000000" w:rsidRPr="00000000" w14:paraId="000003F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FilterRebuildTask</w:t>
      </w:r>
    </w:p>
    <w:p w:rsidR="00000000" w:rsidDel="00000000" w:rsidP="00000000" w:rsidRDefault="00000000" w:rsidRPr="00000000" w14:paraId="000003F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RehydratedFilterRecord</w:t>
      </w:r>
    </w:p>
    <w:p w:rsidR="00000000" w:rsidDel="00000000" w:rsidP="00000000" w:rsidRDefault="00000000" w:rsidRPr="00000000" w14:paraId="000003F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FilterIntegrityRecord</w:t>
      </w:r>
    </w:p>
    <w:p w:rsidR="00000000" w:rsidDel="00000000" w:rsidP="00000000" w:rsidRDefault="00000000" w:rsidRPr="00000000" w14:paraId="000003F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PrunedSectionList (query-time)</w:t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6lrvub5za5i5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J. DISASTER RECOVERY ENTITIES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7lck5hlvwneh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(region failover, rebuild tools, integrity)</w:t>
      </w:r>
    </w:p>
    <w:p w:rsidR="00000000" w:rsidDel="00000000" w:rsidP="00000000" w:rsidRDefault="00000000" w:rsidRPr="00000000" w14:paraId="0000040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DRRegion</w:t>
      </w:r>
    </w:p>
    <w:p w:rsidR="00000000" w:rsidDel="00000000" w:rsidP="00000000" w:rsidRDefault="00000000" w:rsidRPr="00000000" w14:paraId="0000040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DRFailoverRecord</w:t>
      </w:r>
    </w:p>
    <w:p w:rsidR="00000000" w:rsidDel="00000000" w:rsidP="00000000" w:rsidRDefault="00000000" w:rsidRPr="00000000" w14:paraId="0000040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DRRebuildTask</w:t>
      </w:r>
    </w:p>
    <w:p w:rsidR="00000000" w:rsidDel="00000000" w:rsidP="00000000" w:rsidRDefault="00000000" w:rsidRPr="00000000" w14:paraId="0000040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DRRebuildResult</w:t>
      </w:r>
    </w:p>
    <w:p w:rsidR="00000000" w:rsidDel="00000000" w:rsidP="00000000" w:rsidRDefault="00000000" w:rsidRPr="00000000" w14:paraId="0000040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DRSnapshot</w:t>
      </w:r>
    </w:p>
    <w:p w:rsidR="00000000" w:rsidDel="00000000" w:rsidP="00000000" w:rsidRDefault="00000000" w:rsidRPr="00000000" w14:paraId="0000040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MissingMetadataRecord</w:t>
      </w:r>
    </w:p>
    <w:p w:rsidR="00000000" w:rsidDel="00000000" w:rsidP="00000000" w:rsidRDefault="00000000" w:rsidRPr="00000000" w14:paraId="0000040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DatasetReconstructionEvent</w:t>
      </w:r>
    </w:p>
    <w:p w:rsidR="00000000" w:rsidDel="00000000" w:rsidP="00000000" w:rsidRDefault="00000000" w:rsidRPr="00000000" w14:paraId="0000040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DRIntegrityCheck</w:t>
      </w:r>
    </w:p>
    <w:p w:rsidR="00000000" w:rsidDel="00000000" w:rsidP="00000000" w:rsidRDefault="00000000" w:rsidRPr="00000000" w14:paraId="000004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DRSimulationRecord</w:t>
      </w:r>
    </w:p>
    <w:p w:rsidR="00000000" w:rsidDel="00000000" w:rsidP="00000000" w:rsidRDefault="00000000" w:rsidRPr="00000000" w14:paraId="0000040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DRHealthReport</w:t>
        <w:br w:type="textWrapping"/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1zgvbcuaglks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K. BACKUP &amp; INFRASTRUCTURE ENTITIES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x84yrwtoeqza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(S3 replication, backups, secrets, cluster config)</w:t>
      </w:r>
    </w:p>
    <w:p w:rsidR="00000000" w:rsidDel="00000000" w:rsidP="00000000" w:rsidRDefault="00000000" w:rsidRPr="00000000" w14:paraId="0000040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BackupConfiguration</w:t>
      </w:r>
    </w:p>
    <w:p w:rsidR="00000000" w:rsidDel="00000000" w:rsidP="00000000" w:rsidRDefault="00000000" w:rsidRPr="00000000" w14:paraId="000004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BackupExecutionRecord</w:t>
      </w:r>
    </w:p>
    <w:p w:rsidR="00000000" w:rsidDel="00000000" w:rsidP="00000000" w:rsidRDefault="00000000" w:rsidRPr="00000000" w14:paraId="000004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BackupRetentionPolicy</w:t>
      </w:r>
    </w:p>
    <w:p w:rsidR="00000000" w:rsidDel="00000000" w:rsidP="00000000" w:rsidRDefault="00000000" w:rsidRPr="00000000" w14:paraId="000004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SystemConfiguration</w:t>
      </w:r>
    </w:p>
    <w:p w:rsidR="00000000" w:rsidDel="00000000" w:rsidP="00000000" w:rsidRDefault="00000000" w:rsidRPr="00000000" w14:paraId="000004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SystemSecret</w:t>
      </w:r>
    </w:p>
    <w:p w:rsidR="00000000" w:rsidDel="00000000" w:rsidP="00000000" w:rsidRDefault="00000000" w:rsidRPr="00000000" w14:paraId="000004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BucketReplicationConfig</w:t>
      </w:r>
    </w:p>
    <w:p w:rsidR="00000000" w:rsidDel="00000000" w:rsidP="00000000" w:rsidRDefault="00000000" w:rsidRPr="00000000" w14:paraId="000004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InfrastructureNode</w:t>
      </w:r>
    </w:p>
    <w:p w:rsidR="00000000" w:rsidDel="00000000" w:rsidP="00000000" w:rsidRDefault="00000000" w:rsidRPr="00000000" w14:paraId="0000041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NodeHealthRecord</w:t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gc1i1kre4uja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L. QUERY ENGINE ENTITIES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vd8ajpp2bqe9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(search planning, performance, pruning, analytics)</w:t>
      </w:r>
    </w:p>
    <w:p w:rsidR="00000000" w:rsidDel="00000000" w:rsidP="00000000" w:rsidRDefault="00000000" w:rsidRPr="00000000" w14:paraId="0000041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QueryRequest</w:t>
      </w:r>
    </w:p>
    <w:p w:rsidR="00000000" w:rsidDel="00000000" w:rsidP="00000000" w:rsidRDefault="00000000" w:rsidRPr="00000000" w14:paraId="0000041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QueryFilter</w:t>
      </w:r>
    </w:p>
    <w:p w:rsidR="00000000" w:rsidDel="00000000" w:rsidP="00000000" w:rsidRDefault="00000000" w:rsidRPr="00000000" w14:paraId="0000041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QueryPlan</w:t>
      </w:r>
    </w:p>
    <w:p w:rsidR="00000000" w:rsidDel="00000000" w:rsidP="00000000" w:rsidRDefault="00000000" w:rsidRPr="00000000" w14:paraId="0000041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QueryExecutionRecord</w:t>
      </w:r>
    </w:p>
    <w:p w:rsidR="00000000" w:rsidDel="00000000" w:rsidP="00000000" w:rsidRDefault="00000000" w:rsidRPr="00000000" w14:paraId="0000041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QueryOptimizationHint</w:t>
      </w:r>
    </w:p>
    <w:p w:rsidR="00000000" w:rsidDel="00000000" w:rsidP="00000000" w:rsidRDefault="00000000" w:rsidRPr="00000000" w14:paraId="0000041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QueryError</w:t>
      </w:r>
    </w:p>
    <w:p w:rsidR="00000000" w:rsidDel="00000000" w:rsidP="00000000" w:rsidRDefault="00000000" w:rsidRPr="00000000" w14:paraId="0000041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QueryResultProfile</w:t>
      </w:r>
    </w:p>
    <w:p w:rsidR="00000000" w:rsidDel="00000000" w:rsidP="00000000" w:rsidRDefault="00000000" w:rsidRPr="00000000" w14:paraId="0000041D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SlowQueryRecord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9xs8m8l01vui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M. OBSERVABILITY, METRICS &amp; REPORTING ENTITIES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qowmcnlceipr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(KPIs, dashboards, analytics)</w:t>
      </w:r>
    </w:p>
    <w:p w:rsidR="00000000" w:rsidDel="00000000" w:rsidP="00000000" w:rsidRDefault="00000000" w:rsidRPr="00000000" w14:paraId="0000042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MetricIngestion</w:t>
      </w:r>
    </w:p>
    <w:p w:rsidR="00000000" w:rsidDel="00000000" w:rsidP="00000000" w:rsidRDefault="00000000" w:rsidRPr="00000000" w14:paraId="000004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MetricQuery</w:t>
      </w:r>
    </w:p>
    <w:p w:rsidR="00000000" w:rsidDel="00000000" w:rsidP="00000000" w:rsidRDefault="00000000" w:rsidRPr="00000000" w14:paraId="000004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MetricRetention</w:t>
      </w:r>
    </w:p>
    <w:p w:rsidR="00000000" w:rsidDel="00000000" w:rsidP="00000000" w:rsidRDefault="00000000" w:rsidRPr="00000000" w14:paraId="000004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MetricPurge</w:t>
      </w:r>
    </w:p>
    <w:p w:rsidR="00000000" w:rsidDel="00000000" w:rsidP="00000000" w:rsidRDefault="00000000" w:rsidRPr="00000000" w14:paraId="000004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MetricGovernance</w:t>
      </w:r>
    </w:p>
    <w:p w:rsidR="00000000" w:rsidDel="00000000" w:rsidP="00000000" w:rsidRDefault="00000000" w:rsidRPr="00000000" w14:paraId="000004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MetricSystemHealth</w:t>
      </w:r>
    </w:p>
    <w:p w:rsidR="00000000" w:rsidDel="00000000" w:rsidP="00000000" w:rsidRDefault="00000000" w:rsidRPr="00000000" w14:paraId="000004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MetricSecurity</w:t>
      </w:r>
    </w:p>
    <w:p w:rsidR="00000000" w:rsidDel="00000000" w:rsidP="00000000" w:rsidRDefault="00000000" w:rsidRPr="00000000" w14:paraId="000004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MetricDR</w:t>
      </w:r>
    </w:p>
    <w:p w:rsidR="00000000" w:rsidDel="00000000" w:rsidP="00000000" w:rsidRDefault="00000000" w:rsidRPr="00000000" w14:paraId="000004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KPIRecord</w:t>
      </w:r>
    </w:p>
    <w:p w:rsidR="00000000" w:rsidDel="00000000" w:rsidP="00000000" w:rsidRDefault="00000000" w:rsidRPr="00000000" w14:paraId="000004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AlertThreshold</w:t>
      </w:r>
    </w:p>
    <w:p w:rsidR="00000000" w:rsidDel="00000000" w:rsidP="00000000" w:rsidRDefault="00000000" w:rsidRPr="00000000" w14:paraId="0000042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DashboardConfiguration</w:t>
      </w:r>
    </w:p>
    <w:p w:rsidR="00000000" w:rsidDel="00000000" w:rsidP="00000000" w:rsidRDefault="00000000" w:rsidRPr="00000000" w14:paraId="0000042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SystemEventLog</w:t>
        <w:br w:type="textWrapping"/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</w:pPr>
      <w:bookmarkStart w:colFirst="0" w:colLast="0" w:name="_i5b1fv73csjy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  <w:rPrChange w:author="m z a" w:id="1" w:date="2025-12-03T12:07:31Z">
            <w:rPr>
              <w:b w:val="1"/>
              <w:bCs w:val="1"/>
              <w:sz w:val="46"/>
              <w:szCs w:val="46"/>
            </w:rPr>
          </w:rPrChange>
        </w:rPr>
        <w:t xml:space="preserve">N. FUTURE-PROOF EXTENSIONS (OPTIONAL)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</w:pPr>
      <w:bookmarkStart w:colFirst="0" w:colLast="0" w:name="_2ef63bfsbhdr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  <w:rPrChange w:author="m z a" w:id="1" w:date="2025-12-03T12:07:31Z">
            <w:rPr>
              <w:b w:val="1"/>
              <w:bCs w:val="1"/>
              <w:color w:val="000000"/>
              <w:sz w:val="26"/>
              <w:szCs w:val="26"/>
            </w:rPr>
          </w:rPrChange>
        </w:rPr>
        <w:t xml:space="preserve">(lineage, ML, federation)</w:t>
      </w:r>
    </w:p>
    <w:p w:rsidR="00000000" w:rsidDel="00000000" w:rsidP="00000000" w:rsidRDefault="00000000" w:rsidRPr="00000000" w14:paraId="0000042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LineageNode</w:t>
      </w:r>
    </w:p>
    <w:p w:rsidR="00000000" w:rsidDel="00000000" w:rsidP="00000000" w:rsidRDefault="00000000" w:rsidRPr="00000000" w14:paraId="0000042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LineageEdge</w:t>
      </w:r>
    </w:p>
    <w:p w:rsidR="00000000" w:rsidDel="00000000" w:rsidP="00000000" w:rsidRDefault="00000000" w:rsidRPr="00000000" w14:paraId="0000043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MLClassificationRule</w:t>
      </w:r>
    </w:p>
    <w:p w:rsidR="00000000" w:rsidDel="00000000" w:rsidP="00000000" w:rsidRDefault="00000000" w:rsidRPr="00000000" w14:paraId="0000043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DatasetSimilarityScore</w:t>
      </w:r>
    </w:p>
    <w:p w:rsidR="00000000" w:rsidDel="00000000" w:rsidP="00000000" w:rsidRDefault="00000000" w:rsidRPr="00000000" w14:paraId="0000043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ExternalDataContract</w:t>
      </w:r>
    </w:p>
    <w:p w:rsidR="00000000" w:rsidDel="00000000" w:rsidP="00000000" w:rsidRDefault="00000000" w:rsidRPr="00000000" w14:paraId="0000043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FederationEndpoint</w:t>
      </w:r>
    </w:p>
    <w:p w:rsidR="00000000" w:rsidDel="00000000" w:rsidP="00000000" w:rsidRDefault="00000000" w:rsidRPr="00000000" w14:paraId="0000043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  <w:rPrChange w:author="m z a" w:id="1" w:date="2025-12-03T12:07:31Z">
            <w:rPr/>
          </w:rPrChange>
        </w:rPr>
        <w:t xml:space="preserve">ValidationTemplate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5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6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8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